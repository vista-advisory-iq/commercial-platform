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73AC" w14:textId="77777777" w:rsidR="00CD6700" w:rsidRDefault="00CD6700" w:rsidP="00CD6700">
      <w:pPr>
        <w:spacing w:after="160" w:line="278" w:lineRule="auto"/>
        <w:jc w:val="both"/>
        <w:rPr>
          <w:rFonts w:ascii="Calibri" w:eastAsiaTheme="minorHAnsi" w:hAnsi="Calibri" w:cs="Calibri"/>
          <w:b/>
          <w:kern w:val="2"/>
          <w:sz w:val="20"/>
          <w:szCs w:val="20"/>
          <w:lang w:eastAsia="en-US"/>
          <w14:ligatures w14:val="standardContextual"/>
        </w:rPr>
      </w:pPr>
    </w:p>
    <w:p w14:paraId="3C462823" w14:textId="77777777" w:rsidR="00085867" w:rsidRPr="00684718" w:rsidRDefault="00085867" w:rsidP="00CD6700">
      <w:pPr>
        <w:spacing w:after="160" w:line="278" w:lineRule="auto"/>
        <w:jc w:val="both"/>
        <w:rPr>
          <w:rFonts w:ascii="Calibri" w:eastAsiaTheme="minorHAnsi" w:hAnsi="Calibri" w:cs="Calibri"/>
          <w:b/>
          <w:kern w:val="2"/>
          <w:sz w:val="20"/>
          <w:szCs w:val="20"/>
          <w:lang w:eastAsia="en-US"/>
          <w14:ligatures w14:val="standardContextual"/>
        </w:rPr>
      </w:pPr>
    </w:p>
    <w:p w14:paraId="61FEB253" w14:textId="77777777" w:rsidR="00722123" w:rsidRPr="000C34B9" w:rsidRDefault="00722123" w:rsidP="00722123">
      <w:pPr>
        <w:spacing w:before="80" w:after="60"/>
        <w:jc w:val="both"/>
        <w:rPr>
          <w:color w:val="000000" w:themeColor="text1"/>
        </w:rPr>
      </w:pPr>
      <w:r w:rsidRPr="000C34B9">
        <w:rPr>
          <w:b/>
          <w:bCs/>
          <w:color w:val="000000" w:themeColor="text1"/>
          <w:sz w:val="28"/>
          <w:szCs w:val="28"/>
        </w:rPr>
        <w:t>INVESTMENT SCREENING MEMO</w:t>
      </w:r>
    </w:p>
    <w:p w14:paraId="030BF7E4" w14:textId="77777777" w:rsidR="00722123" w:rsidRPr="000C34B9" w:rsidRDefault="00722123" w:rsidP="00722123">
      <w:pPr>
        <w:spacing w:before="40" w:after="160"/>
        <w:jc w:val="both"/>
        <w:rPr>
          <w:color w:val="000000" w:themeColor="text1"/>
        </w:rPr>
      </w:pPr>
      <w:r w:rsidRPr="000C34B9">
        <w:rPr>
          <w:color w:val="000000" w:themeColor="text1"/>
        </w:rPr>
        <w:t>Mezovest Limited / MTN Data Centre PaaS Opportunity</w:t>
      </w:r>
    </w:p>
    <w:p w14:paraId="6E53941F" w14:textId="77777777" w:rsidR="00652029" w:rsidRDefault="00652029" w:rsidP="008B6AD6"/>
    <w:p w14:paraId="7D31A238" w14:textId="609C7C25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Opportunity Details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49"/>
      </w:tblGrid>
      <w:tr w:rsidR="00722123" w:rsidRPr="000C34B9" w14:paraId="171FEAA1" w14:textId="77777777" w:rsidTr="00DC520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279E" w14:textId="6841132E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Source/ Introducer</w:t>
            </w:r>
          </w:p>
        </w:tc>
        <w:tc>
          <w:tcPr>
            <w:tcW w:w="74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D11B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commentRangeStart w:id="0"/>
            <w:r w:rsidRPr="000C34B9">
              <w:rPr>
                <w:color w:val="000000" w:themeColor="text1"/>
              </w:rPr>
              <w:t>Introduced by Mezovest Limited directly to DEL Investment &amp; Commercial Team, June 2025</w:t>
            </w:r>
            <w:commentRangeEnd w:id="0"/>
            <w:r w:rsidR="007A17EB" w:rsidRPr="000C34B9">
              <w:rPr>
                <w:rStyle w:val="CommentReference"/>
                <w:color w:val="000000" w:themeColor="text1"/>
                <w:sz w:val="22"/>
                <w:szCs w:val="22"/>
              </w:rPr>
              <w:commentReference w:id="0"/>
            </w:r>
          </w:p>
        </w:tc>
      </w:tr>
      <w:tr w:rsidR="00722123" w:rsidRPr="000C34B9" w14:paraId="2C9449BB" w14:textId="77777777" w:rsidTr="00DC520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D298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Opportunity Type</w:t>
            </w:r>
          </w:p>
        </w:tc>
        <w:tc>
          <w:tcPr>
            <w:tcW w:w="74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DC39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Equity Investment</w:t>
            </w:r>
          </w:p>
        </w:tc>
      </w:tr>
      <w:tr w:rsidR="00722123" w:rsidRPr="000C34B9" w14:paraId="5B43ABE2" w14:textId="77777777" w:rsidTr="00DC520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484D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Business Coverage</w:t>
            </w:r>
          </w:p>
        </w:tc>
        <w:tc>
          <w:tcPr>
            <w:tcW w:w="74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82BE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Gas &amp; Power</w:t>
            </w:r>
          </w:p>
        </w:tc>
      </w:tr>
    </w:tbl>
    <w:p w14:paraId="4E25D67E" w14:textId="77777777" w:rsidR="00722123" w:rsidRPr="000C34B9" w:rsidRDefault="00722123" w:rsidP="00722123">
      <w:pPr>
        <w:spacing w:before="40" w:after="40"/>
        <w:jc w:val="both"/>
        <w:rPr>
          <w:color w:val="000000" w:themeColor="text1"/>
        </w:rPr>
      </w:pPr>
    </w:p>
    <w:p w14:paraId="1CA26E00" w14:textId="77777777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Memo Header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49"/>
      </w:tblGrid>
      <w:tr w:rsidR="00722123" w:rsidRPr="000C34B9" w14:paraId="6D8EB43C" w14:textId="77777777" w:rsidTr="00DC520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C1C1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FROM:</w:t>
            </w:r>
          </w:p>
        </w:tc>
        <w:tc>
          <w:tcPr>
            <w:tcW w:w="7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D517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Investment &amp; Commercial Team</w:t>
            </w:r>
          </w:p>
        </w:tc>
      </w:tr>
      <w:tr w:rsidR="00502DB9" w:rsidRPr="000C34B9" w14:paraId="553B965F" w14:textId="77777777" w:rsidTr="00DC5207">
        <w:trPr>
          <w:ins w:id="1" w:author="DEL_Commercial" w:date="2026-06-03T11:38:00Z" w16du:dateUtc="2026-06-03T10:38:00Z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528A" w14:textId="2AEBE900" w:rsidR="00502DB9" w:rsidRPr="00DA6936" w:rsidRDefault="00DA6936" w:rsidP="00DC5207">
            <w:pPr>
              <w:spacing w:before="60" w:after="60"/>
              <w:rPr>
                <w:ins w:id="2" w:author="DEL_Commercial" w:date="2026-06-03T11:38:00Z" w16du:dateUtc="2026-06-03T10:38:00Z"/>
                <w:b/>
                <w:bCs/>
                <w:color w:val="000000" w:themeColor="text1"/>
              </w:rPr>
            </w:pPr>
            <w:ins w:id="3" w:author="DEL_Commercial" w:date="2026-06-03T11:38:00Z" w16du:dateUtc="2026-06-03T10:38:00Z">
              <w:r w:rsidRPr="00DA6936">
                <w:rPr>
                  <w:b/>
                  <w:bCs/>
                  <w:color w:val="000000" w:themeColor="text1"/>
                </w:rPr>
                <w:t>DEVELOPED BY:</w:t>
              </w:r>
            </w:ins>
          </w:p>
        </w:tc>
        <w:tc>
          <w:tcPr>
            <w:tcW w:w="7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4DC7" w14:textId="77777777" w:rsidR="00502DB9" w:rsidRPr="00DA6936" w:rsidRDefault="00502DB9" w:rsidP="00DC5207">
            <w:pPr>
              <w:spacing w:before="60" w:after="60"/>
              <w:rPr>
                <w:ins w:id="4" w:author="DEL_Commercial" w:date="2026-06-03T11:38:00Z" w16du:dateUtc="2026-06-03T10:38:00Z"/>
                <w:b/>
                <w:bCs/>
                <w:color w:val="000000" w:themeColor="text1"/>
                <w:rPrChange w:id="5" w:author="DEL_Commercial" w:date="2026-06-03T11:39:00Z" w16du:dateUtc="2026-06-03T10:39:00Z">
                  <w:rPr>
                    <w:ins w:id="6" w:author="DEL_Commercial" w:date="2026-06-03T11:38:00Z" w16du:dateUtc="2026-06-03T10:38:00Z"/>
                    <w:color w:val="000000" w:themeColor="text1"/>
                  </w:rPr>
                </w:rPrChange>
              </w:rPr>
            </w:pPr>
          </w:p>
        </w:tc>
      </w:tr>
      <w:tr w:rsidR="00722123" w:rsidRPr="000C34B9" w14:paraId="3F8120A3" w14:textId="77777777" w:rsidTr="00DC520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5CAF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REVIEWED BY:</w:t>
            </w:r>
          </w:p>
        </w:tc>
        <w:tc>
          <w:tcPr>
            <w:tcW w:w="7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54DA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commentRangeStart w:id="7"/>
            <w:r w:rsidRPr="000C34B9">
              <w:rPr>
                <w:color w:val="000000" w:themeColor="text1"/>
              </w:rPr>
              <w:t>Head, Investment &amp; Commercial / COO</w:t>
            </w:r>
            <w:commentRangeEnd w:id="7"/>
            <w:r w:rsidR="007A17EB" w:rsidRPr="000C34B9">
              <w:rPr>
                <w:rStyle w:val="CommentReference"/>
                <w:color w:val="000000" w:themeColor="text1"/>
                <w:sz w:val="22"/>
                <w:szCs w:val="22"/>
              </w:rPr>
              <w:commentReference w:id="7"/>
            </w:r>
          </w:p>
        </w:tc>
      </w:tr>
      <w:tr w:rsidR="00722123" w:rsidRPr="000C34B9" w14:paraId="501320A6" w14:textId="77777777" w:rsidTr="00DC520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E734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TO:</w:t>
            </w:r>
          </w:p>
        </w:tc>
        <w:tc>
          <w:tcPr>
            <w:tcW w:w="7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9581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commentRangeStart w:id="8"/>
            <w:r w:rsidRPr="000C34B9">
              <w:rPr>
                <w:color w:val="000000" w:themeColor="text1"/>
              </w:rPr>
              <w:t>Investment Committee</w:t>
            </w:r>
            <w:commentRangeEnd w:id="8"/>
            <w:r w:rsidR="00502DB9" w:rsidRPr="000C34B9">
              <w:rPr>
                <w:rStyle w:val="CommentReference"/>
                <w:color w:val="000000" w:themeColor="text1"/>
                <w:sz w:val="22"/>
                <w:szCs w:val="22"/>
              </w:rPr>
              <w:commentReference w:id="8"/>
            </w:r>
          </w:p>
        </w:tc>
      </w:tr>
      <w:tr w:rsidR="00722123" w:rsidRPr="000C34B9" w14:paraId="06F9AAC8" w14:textId="77777777" w:rsidTr="00DC520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4F48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DATE:</w:t>
            </w:r>
          </w:p>
        </w:tc>
        <w:tc>
          <w:tcPr>
            <w:tcW w:w="7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41DD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June 2025</w:t>
            </w:r>
          </w:p>
        </w:tc>
      </w:tr>
      <w:tr w:rsidR="00722123" w:rsidRPr="000C34B9" w14:paraId="1814AFD4" w14:textId="77777777" w:rsidTr="00DC520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78EC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SUBJECT:</w:t>
            </w:r>
          </w:p>
        </w:tc>
        <w:tc>
          <w:tcPr>
            <w:tcW w:w="7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CD66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Knockout Screening — Mezovest / MTN Data Centre PaaS Opportunity</w:t>
            </w:r>
          </w:p>
        </w:tc>
      </w:tr>
      <w:tr w:rsidR="00722123" w:rsidRPr="000C34B9" w14:paraId="7DAFEEE5" w14:textId="77777777" w:rsidTr="00DC520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0F89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PURPOSE:</w:t>
            </w:r>
          </w:p>
        </w:tc>
        <w:tc>
          <w:tcPr>
            <w:tcW w:w="7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EB76" w14:textId="77777777" w:rsidR="00722123" w:rsidRPr="000C34B9" w:rsidRDefault="00722123" w:rsidP="00DC5207">
            <w:pPr>
              <w:spacing w:before="60" w:after="60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Gate assessment to determine whether this opportunity should advance to full due diligence</w:t>
            </w:r>
          </w:p>
        </w:tc>
      </w:tr>
    </w:tbl>
    <w:p w14:paraId="616CD002" w14:textId="77777777" w:rsidR="00722123" w:rsidRPr="000C34B9" w:rsidRDefault="00722123" w:rsidP="00722123">
      <w:pPr>
        <w:jc w:val="both"/>
        <w:rPr>
          <w:color w:val="000000" w:themeColor="text1"/>
        </w:rPr>
      </w:pPr>
    </w:p>
    <w:p w14:paraId="2674D0A4" w14:textId="77777777" w:rsidR="00722123" w:rsidRDefault="00722123" w:rsidP="00722123">
      <w:pPr>
        <w:jc w:val="both"/>
        <w:rPr>
          <w:color w:val="000000" w:themeColor="text1"/>
        </w:rPr>
      </w:pPr>
    </w:p>
    <w:p w14:paraId="6A74FD57" w14:textId="77777777" w:rsidR="00722123" w:rsidRDefault="00722123" w:rsidP="00722123">
      <w:pPr>
        <w:jc w:val="both"/>
        <w:rPr>
          <w:color w:val="000000" w:themeColor="text1"/>
        </w:rPr>
      </w:pPr>
    </w:p>
    <w:p w14:paraId="2527E3AD" w14:textId="77777777" w:rsidR="00722123" w:rsidRDefault="00722123" w:rsidP="00722123">
      <w:pPr>
        <w:jc w:val="both"/>
        <w:rPr>
          <w:color w:val="000000" w:themeColor="text1"/>
        </w:rPr>
      </w:pPr>
    </w:p>
    <w:p w14:paraId="06561B00" w14:textId="77777777" w:rsidR="00722123" w:rsidRDefault="00722123" w:rsidP="00722123">
      <w:pPr>
        <w:jc w:val="both"/>
        <w:rPr>
          <w:color w:val="000000" w:themeColor="text1"/>
        </w:rPr>
      </w:pPr>
    </w:p>
    <w:p w14:paraId="3056767D" w14:textId="77777777" w:rsidR="00722123" w:rsidRDefault="00722123" w:rsidP="00722123">
      <w:pPr>
        <w:jc w:val="both"/>
        <w:rPr>
          <w:color w:val="000000" w:themeColor="text1"/>
        </w:rPr>
      </w:pPr>
    </w:p>
    <w:p w14:paraId="000C68B0" w14:textId="77777777" w:rsidR="00722123" w:rsidRDefault="00722123" w:rsidP="00722123">
      <w:pPr>
        <w:jc w:val="both"/>
        <w:rPr>
          <w:color w:val="000000" w:themeColor="text1"/>
        </w:rPr>
      </w:pPr>
    </w:p>
    <w:p w14:paraId="7718E227" w14:textId="77777777" w:rsidR="00722123" w:rsidRDefault="00722123" w:rsidP="00722123">
      <w:pPr>
        <w:jc w:val="both"/>
        <w:rPr>
          <w:color w:val="000000" w:themeColor="text1"/>
        </w:rPr>
      </w:pPr>
    </w:p>
    <w:p w14:paraId="10A8F78C" w14:textId="77777777" w:rsidR="00722123" w:rsidRDefault="00722123" w:rsidP="00722123">
      <w:pPr>
        <w:jc w:val="both"/>
        <w:rPr>
          <w:color w:val="000000" w:themeColor="text1"/>
        </w:rPr>
      </w:pPr>
    </w:p>
    <w:p w14:paraId="3D2D5D0C" w14:textId="77777777" w:rsidR="00722123" w:rsidRDefault="00722123" w:rsidP="00722123">
      <w:pPr>
        <w:jc w:val="both"/>
        <w:rPr>
          <w:color w:val="000000" w:themeColor="text1"/>
        </w:rPr>
      </w:pPr>
    </w:p>
    <w:p w14:paraId="10576F20" w14:textId="77777777" w:rsidR="00722123" w:rsidRDefault="00722123" w:rsidP="00722123">
      <w:pPr>
        <w:jc w:val="both"/>
        <w:rPr>
          <w:color w:val="000000" w:themeColor="text1"/>
        </w:rPr>
      </w:pPr>
    </w:p>
    <w:p w14:paraId="054EE955" w14:textId="77777777" w:rsidR="00722123" w:rsidRDefault="00722123" w:rsidP="00722123">
      <w:pPr>
        <w:jc w:val="both"/>
        <w:rPr>
          <w:color w:val="000000" w:themeColor="text1"/>
        </w:rPr>
      </w:pPr>
    </w:p>
    <w:p w14:paraId="3F5A1907" w14:textId="77777777" w:rsidR="00722123" w:rsidRDefault="00722123" w:rsidP="00722123">
      <w:pPr>
        <w:jc w:val="both"/>
        <w:rPr>
          <w:color w:val="000000" w:themeColor="text1"/>
        </w:rPr>
      </w:pPr>
    </w:p>
    <w:p w14:paraId="7E7EEF64" w14:textId="77777777" w:rsidR="00722123" w:rsidRDefault="00722123" w:rsidP="00722123">
      <w:pPr>
        <w:jc w:val="both"/>
        <w:rPr>
          <w:color w:val="000000" w:themeColor="text1"/>
        </w:rPr>
      </w:pPr>
    </w:p>
    <w:p w14:paraId="66B2C4F7" w14:textId="77777777" w:rsidR="00722123" w:rsidRDefault="00722123" w:rsidP="00722123">
      <w:pPr>
        <w:jc w:val="both"/>
        <w:rPr>
          <w:color w:val="000000" w:themeColor="text1"/>
        </w:rPr>
      </w:pPr>
    </w:p>
    <w:p w14:paraId="733B1876" w14:textId="77777777" w:rsidR="00722123" w:rsidRPr="000C34B9" w:rsidRDefault="00722123" w:rsidP="00722123">
      <w:pPr>
        <w:jc w:val="both"/>
        <w:rPr>
          <w:color w:val="000000" w:themeColor="text1"/>
        </w:rPr>
      </w:pPr>
    </w:p>
    <w:p w14:paraId="3D2653D0" w14:textId="77777777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 Purpose</w:t>
      </w:r>
    </w:p>
    <w:p w14:paraId="026A309A" w14:textId="77777777" w:rsidR="00722123" w:rsidRPr="000C34B9" w:rsidRDefault="00722123" w:rsidP="00722123">
      <w:pPr>
        <w:spacing w:before="60" w:after="60"/>
        <w:jc w:val="both"/>
        <w:rPr>
          <w:color w:val="000000" w:themeColor="text1"/>
        </w:rPr>
      </w:pPr>
      <w:r w:rsidRPr="000C34B9">
        <w:rPr>
          <w:color w:val="000000" w:themeColor="text1"/>
        </w:rPr>
        <w:t>This memo evaluates the investment opportunity presented by Mezovest Limited against DEL's five-gate Knockout Criteria. The opportunity is assessed from the perspective of DEL as a financial equity investor.</w:t>
      </w:r>
    </w:p>
    <w:p w14:paraId="3ED735D9" w14:textId="77777777" w:rsidR="00722123" w:rsidRPr="000C34B9" w:rsidRDefault="00722123" w:rsidP="00722123">
      <w:pPr>
        <w:spacing w:before="40" w:after="40"/>
        <w:jc w:val="both"/>
        <w:rPr>
          <w:color w:val="000000" w:themeColor="text1"/>
        </w:rPr>
      </w:pPr>
    </w:p>
    <w:p w14:paraId="61399E9F" w14:textId="77777777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2.  Project Overview</w:t>
      </w:r>
    </w:p>
    <w:p w14:paraId="7A8733F7" w14:textId="6AA3ADBF" w:rsidR="00722123" w:rsidRPr="000C34B9" w:rsidRDefault="00722123" w:rsidP="00722123">
      <w:pPr>
        <w:spacing w:before="60" w:after="60"/>
        <w:jc w:val="both"/>
        <w:rPr>
          <w:color w:val="000000" w:themeColor="text1"/>
        </w:rPr>
      </w:pPr>
      <w:r w:rsidRPr="000C34B9">
        <w:rPr>
          <w:color w:val="000000" w:themeColor="text1"/>
        </w:rPr>
        <w:t>Mezovest Limited is seeking US</w:t>
      </w:r>
      <w:ins w:id="9" w:author="DEL_Commercial" w:date="2026-06-03T11:40:00Z" w16du:dateUtc="2026-06-03T10:40:00Z">
        <w:r w:rsidR="00124F10">
          <w:rPr>
            <w:color w:val="000000" w:themeColor="text1"/>
          </w:rPr>
          <w:t>$</w:t>
        </w:r>
      </w:ins>
      <w:del w:id="10" w:author="DEL_Commercial" w:date="2026-06-03T11:40:00Z" w16du:dateUtc="2026-06-03T10:40:00Z">
        <w:r w:rsidRPr="000C34B9" w:rsidDel="00124F10">
          <w:rPr>
            <w:color w:val="000000" w:themeColor="text1"/>
          </w:rPr>
          <w:delText xml:space="preserve">D </w:delText>
        </w:r>
      </w:del>
      <w:r w:rsidRPr="000C34B9">
        <w:rPr>
          <w:color w:val="000000" w:themeColor="text1"/>
        </w:rPr>
        <w:t>5,000,000 in equity to deploy 7 x 1MW LNG-powered containerised generator systems across 7 MTN Group Nigeria data centre sites under a Power-as-a-Service (PaaS) model. Under this arrangement, Mezovest finances, installs, fuels, monitors, and maintains all infrastructure. MTN pays only for power consumed and uptime delivered.</w:t>
      </w:r>
    </w:p>
    <w:p w14:paraId="2FE194C0" w14:textId="77777777" w:rsidR="00722123" w:rsidRPr="000C34B9" w:rsidRDefault="00722123" w:rsidP="00722123">
      <w:pPr>
        <w:spacing w:before="60" w:after="60"/>
        <w:jc w:val="both"/>
        <w:rPr>
          <w:color w:val="000000" w:themeColor="text1"/>
        </w:rPr>
      </w:pPr>
    </w:p>
    <w:p w14:paraId="7C1453B3" w14:textId="77777777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3.  Knockout Gate Assessment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2665"/>
        <w:gridCol w:w="1768"/>
        <w:gridCol w:w="4196"/>
      </w:tblGrid>
      <w:tr w:rsidR="00722123" w:rsidRPr="000C34B9" w14:paraId="4EEA440A" w14:textId="77777777" w:rsidTr="006500C0">
        <w:tc>
          <w:tcPr>
            <w:tcW w:w="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04F2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Gate</w:t>
            </w:r>
          </w:p>
        </w:tc>
        <w:tc>
          <w:tcPr>
            <w:tcW w:w="2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88C3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1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7A4E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Verdict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D787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Key Basis</w:t>
            </w:r>
          </w:p>
        </w:tc>
      </w:tr>
      <w:tr w:rsidR="00722123" w:rsidRPr="000C34B9" w14:paraId="68648F10" w14:textId="77777777" w:rsidTr="006500C0">
        <w:tc>
          <w:tcPr>
            <w:tcW w:w="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FFFD" w14:textId="77777777" w:rsidR="00722123" w:rsidRPr="000C34B9" w:rsidRDefault="00722123" w:rsidP="00652029">
            <w:pPr>
              <w:spacing w:before="60" w:after="60"/>
              <w:jc w:val="center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01</w:t>
            </w:r>
          </w:p>
        </w:tc>
        <w:tc>
          <w:tcPr>
            <w:tcW w:w="2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43E9" w14:textId="38354990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Demand</w:t>
            </w:r>
            <w:del w:id="11" w:author="DEL_Commercial" w:date="2026-06-03T11:51:00Z" w16du:dateUtc="2026-06-03T10:51:00Z">
              <w:r w:rsidRPr="000C34B9" w:rsidDel="00954C49">
                <w:rPr>
                  <w:color w:val="000000" w:themeColor="text1"/>
                </w:rPr>
                <w:delText xml:space="preserve"> </w:delText>
              </w:r>
            </w:del>
            <w:r w:rsidRPr="000C34B9">
              <w:rPr>
                <w:color w:val="000000" w:themeColor="text1"/>
              </w:rPr>
              <w:t>/</w:t>
            </w:r>
            <w:del w:id="12" w:author="DEL_Commercial" w:date="2026-06-03T11:51:00Z" w16du:dateUtc="2026-06-03T10:51:00Z">
              <w:r w:rsidRPr="000C34B9" w:rsidDel="00954C49">
                <w:rPr>
                  <w:color w:val="000000" w:themeColor="text1"/>
                </w:rPr>
                <w:delText xml:space="preserve"> </w:delText>
              </w:r>
            </w:del>
            <w:r w:rsidRPr="000C34B9">
              <w:rPr>
                <w:color w:val="000000" w:themeColor="text1"/>
              </w:rPr>
              <w:t>Off-taker</w:t>
            </w:r>
          </w:p>
        </w:tc>
        <w:tc>
          <w:tcPr>
            <w:tcW w:w="1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018F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 xml:space="preserve">CONDITIONAL </w:t>
            </w:r>
            <w:r>
              <w:rPr>
                <w:b/>
                <w:bCs/>
                <w:color w:val="000000" w:themeColor="text1"/>
              </w:rPr>
              <w:t>PASS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8600" w14:textId="78857BC3" w:rsidR="00C95D97" w:rsidRDefault="00722123" w:rsidP="0091182C">
            <w:pPr>
              <w:spacing w:before="60" w:after="60"/>
              <w:jc w:val="both"/>
              <w:rPr>
                <w:ins w:id="13" w:author="DEL_Commercial" w:date="2026-06-03T11:42:00Z" w16du:dateUtc="2026-06-03T10:42:00Z"/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MTN </w:t>
            </w:r>
            <w:del w:id="14" w:author="DEL_Commercial" w:date="2026-06-03T11:51:00Z" w16du:dateUtc="2026-06-03T10:51:00Z">
              <w:r w:rsidRPr="000C34B9" w:rsidDel="00995E46">
                <w:rPr>
                  <w:color w:val="000000" w:themeColor="text1"/>
                </w:rPr>
                <w:delText xml:space="preserve">Group </w:delText>
              </w:r>
            </w:del>
            <w:r w:rsidRPr="000C34B9">
              <w:rPr>
                <w:color w:val="000000" w:themeColor="text1"/>
              </w:rPr>
              <w:t>Nigeria</w:t>
            </w:r>
            <w:ins w:id="15" w:author="DEL_Commercial" w:date="2026-06-03T11:51:00Z" w16du:dateUtc="2026-06-03T10:51:00Z">
              <w:r w:rsidR="00995E46">
                <w:rPr>
                  <w:color w:val="000000" w:themeColor="text1"/>
                </w:rPr>
                <w:t>, a member of the MTN Group</w:t>
              </w:r>
              <w:r w:rsidR="00954C49">
                <w:rPr>
                  <w:color w:val="000000" w:themeColor="text1"/>
                </w:rPr>
                <w:t xml:space="preserve"> with</w:t>
              </w:r>
            </w:ins>
            <w:del w:id="16" w:author="DEL_Commercial" w:date="2026-06-03T11:51:00Z" w16du:dateUtc="2026-06-03T10:51:00Z">
              <w:r w:rsidRPr="000C34B9" w:rsidDel="00954C49">
                <w:rPr>
                  <w:color w:val="000000" w:themeColor="text1"/>
                </w:rPr>
                <w:delText xml:space="preserve"> (</w:delText>
              </w:r>
            </w:del>
            <w:ins w:id="17" w:author="DEL_Commercial" w:date="2026-06-03T11:51:00Z" w16du:dateUtc="2026-06-03T10:51:00Z">
              <w:r w:rsidR="00954C49">
                <w:rPr>
                  <w:color w:val="000000" w:themeColor="text1"/>
                </w:rPr>
                <w:t xml:space="preserve"> </w:t>
              </w:r>
            </w:ins>
            <w:r w:rsidRPr="000C34B9">
              <w:rPr>
                <w:color w:val="000000" w:themeColor="text1"/>
              </w:rPr>
              <w:t>76m+ subscribers</w:t>
            </w:r>
            <w:del w:id="18" w:author="DEL_Commercial" w:date="2026-06-03T11:51:00Z" w16du:dateUtc="2026-06-03T10:51:00Z">
              <w:r w:rsidRPr="000C34B9" w:rsidDel="00954C49">
                <w:rPr>
                  <w:color w:val="000000" w:themeColor="text1"/>
                </w:rPr>
                <w:delText>, BB+ Fitch rating) requires continuous 24/7</w:delText>
              </w:r>
            </w:del>
            <w:del w:id="19" w:author="DEL_Commercial" w:date="2026-06-03T11:41:00Z" w16du:dateUtc="2026-06-03T10:41:00Z">
              <w:r w:rsidRPr="000C34B9" w:rsidDel="00C95D97">
                <w:rPr>
                  <w:color w:val="000000" w:themeColor="text1"/>
                </w:rPr>
                <w:delText xml:space="preserve"> power</w:delText>
              </w:r>
              <w:r w:rsidRPr="000C34B9" w:rsidDel="00C43715">
                <w:rPr>
                  <w:color w:val="000000" w:themeColor="text1"/>
                </w:rPr>
                <w:delText xml:space="preserve"> —</w:delText>
              </w:r>
            </w:del>
            <w:del w:id="20" w:author="DEL_Commercial" w:date="2026-06-03T11:51:00Z" w16du:dateUtc="2026-06-03T10:51:00Z">
              <w:r w:rsidRPr="000C34B9" w:rsidDel="00954C49">
                <w:rPr>
                  <w:color w:val="000000" w:themeColor="text1"/>
                </w:rPr>
                <w:delText xml:space="preserve"> non-discretionary demand</w:delText>
              </w:r>
            </w:del>
            <w:ins w:id="21" w:author="DEL_Commercial" w:date="2026-06-03T11:51:00Z" w16du:dateUtc="2026-06-03T10:51:00Z">
              <w:r w:rsidR="00954C49">
                <w:rPr>
                  <w:color w:val="000000" w:themeColor="text1"/>
                </w:rPr>
                <w:t xml:space="preserve"> and a BB+ Fitch rating, requires continuous 24/7 non-discretionary power supply</w:t>
              </w:r>
            </w:ins>
            <w:r w:rsidRPr="000C34B9">
              <w:rPr>
                <w:color w:val="000000" w:themeColor="text1"/>
              </w:rPr>
              <w:t xml:space="preserve">. </w:t>
            </w:r>
          </w:p>
          <w:p w14:paraId="69F62FC3" w14:textId="77777777" w:rsidR="00C95D97" w:rsidRDefault="00722123" w:rsidP="0091182C">
            <w:pPr>
              <w:spacing w:before="60" w:after="60"/>
              <w:jc w:val="both"/>
              <w:rPr>
                <w:ins w:id="22" w:author="DEL_Commercial" w:date="2026-06-03T11:42:00Z" w16du:dateUtc="2026-06-03T10:42:00Z"/>
                <w:color w:val="000000" w:themeColor="text1"/>
              </w:rPr>
            </w:pPr>
            <w:commentRangeStart w:id="23"/>
            <w:r w:rsidRPr="000C34B9">
              <w:rPr>
                <w:color w:val="000000" w:themeColor="text1"/>
              </w:rPr>
              <w:t xml:space="preserve">MTN agreement is at </w:t>
            </w:r>
            <w:ins w:id="24" w:author="DEL_Commercial" w:date="2026-06-03T11:42:00Z" w16du:dateUtc="2026-06-03T10:42:00Z">
              <w:r w:rsidR="00C95D97">
                <w:rPr>
                  <w:color w:val="000000" w:themeColor="text1"/>
                </w:rPr>
                <w:t xml:space="preserve">the </w:t>
              </w:r>
            </w:ins>
            <w:r w:rsidRPr="000C34B9">
              <w:rPr>
                <w:color w:val="000000" w:themeColor="text1"/>
              </w:rPr>
              <w:t xml:space="preserve">Heads of Terms stage; not yet a fully executed contract. </w:t>
            </w:r>
          </w:p>
          <w:p w14:paraId="5B0BA277" w14:textId="1B5D6B9D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del w:id="25" w:author="DEL_Commercial" w:date="2026-06-03T11:42:00Z" w16du:dateUtc="2026-06-03T10:42:00Z">
              <w:r w:rsidRPr="000C34B9" w:rsidDel="00C95D97">
                <w:rPr>
                  <w:color w:val="000000" w:themeColor="text1"/>
                </w:rPr>
                <w:delText xml:space="preserve">Verdict </w:delText>
              </w:r>
            </w:del>
            <w:ins w:id="26" w:author="DEL_Commercial" w:date="2026-06-03T11:42:00Z" w16du:dateUtc="2026-06-03T10:42:00Z">
              <w:r w:rsidR="00C95D97">
                <w:rPr>
                  <w:color w:val="000000" w:themeColor="text1"/>
                </w:rPr>
                <w:t>The verdict</w:t>
              </w:r>
              <w:r w:rsidR="00C95D97" w:rsidRPr="000C34B9">
                <w:rPr>
                  <w:color w:val="000000" w:themeColor="text1"/>
                </w:rPr>
                <w:t xml:space="preserve"> </w:t>
              </w:r>
            </w:ins>
            <w:r w:rsidRPr="000C34B9">
              <w:rPr>
                <w:color w:val="000000" w:themeColor="text1"/>
              </w:rPr>
              <w:t>is conditional pending contract execution.</w:t>
            </w:r>
            <w:commentRangeEnd w:id="23"/>
            <w:r w:rsidR="005107BA" w:rsidRPr="000C34B9">
              <w:rPr>
                <w:rStyle w:val="CommentReference"/>
                <w:color w:val="000000" w:themeColor="text1"/>
                <w:sz w:val="22"/>
                <w:szCs w:val="22"/>
              </w:rPr>
              <w:commentReference w:id="23"/>
            </w:r>
          </w:p>
        </w:tc>
      </w:tr>
      <w:tr w:rsidR="00722123" w:rsidRPr="000C34B9" w14:paraId="218F6514" w14:textId="77777777" w:rsidTr="006500C0">
        <w:tc>
          <w:tcPr>
            <w:tcW w:w="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3EDD" w14:textId="77777777" w:rsidR="00722123" w:rsidRPr="000C34B9" w:rsidRDefault="00722123" w:rsidP="00652029">
            <w:pPr>
              <w:spacing w:before="60" w:after="60"/>
              <w:jc w:val="center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02a</w:t>
            </w:r>
          </w:p>
        </w:tc>
        <w:tc>
          <w:tcPr>
            <w:tcW w:w="2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8D43" w14:textId="64B483FF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Creditworthy Counterparty </w:t>
            </w:r>
            <w:ins w:id="27" w:author="DEL_Commercial" w:date="2026-06-03T11:52:00Z" w16du:dateUtc="2026-06-03T10:52:00Z">
              <w:r w:rsidR="00954C49">
                <w:rPr>
                  <w:color w:val="000000" w:themeColor="text1"/>
                </w:rPr>
                <w:t>(</w:t>
              </w:r>
            </w:ins>
            <w:del w:id="28" w:author="DEL_Commercial" w:date="2026-06-03T11:52:00Z" w16du:dateUtc="2026-06-03T10:52:00Z">
              <w:r w:rsidRPr="000C34B9" w:rsidDel="00954C49">
                <w:rPr>
                  <w:color w:val="000000" w:themeColor="text1"/>
                </w:rPr>
                <w:delText xml:space="preserve">— </w:delText>
              </w:r>
            </w:del>
            <w:r w:rsidRPr="000C34B9">
              <w:rPr>
                <w:color w:val="000000" w:themeColor="text1"/>
              </w:rPr>
              <w:t>MTN</w:t>
            </w:r>
            <w:ins w:id="29" w:author="DEL_Commercial" w:date="2026-06-03T11:52:00Z" w16du:dateUtc="2026-06-03T10:52:00Z">
              <w:r w:rsidR="00954C49">
                <w:rPr>
                  <w:color w:val="000000" w:themeColor="text1"/>
                </w:rPr>
                <w:t>)</w:t>
              </w:r>
            </w:ins>
          </w:p>
        </w:tc>
        <w:tc>
          <w:tcPr>
            <w:tcW w:w="1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093F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PASS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A1C9" w14:textId="451D264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commentRangeStart w:id="30"/>
            <w:r w:rsidRPr="000C34B9">
              <w:rPr>
                <w:color w:val="000000" w:themeColor="text1"/>
              </w:rPr>
              <w:t xml:space="preserve">MTN Group Nigeria is </w:t>
            </w:r>
            <w:del w:id="31" w:author="DEL_Commercial" w:date="2026-06-03T11:43:00Z" w16du:dateUtc="2026-06-03T10:43:00Z">
              <w:r w:rsidRPr="000C34B9" w:rsidDel="009D5EA1">
                <w:rPr>
                  <w:color w:val="000000" w:themeColor="text1"/>
                </w:rPr>
                <w:delText>investment-grade rated (BB+, Fitch),</w:delText>
              </w:r>
            </w:del>
            <w:ins w:id="32" w:author="DEL_Commercial" w:date="2026-06-03T11:43:00Z" w16du:dateUtc="2026-06-03T10:43:00Z">
              <w:r w:rsidR="009D5EA1">
                <w:rPr>
                  <w:color w:val="000000" w:themeColor="text1"/>
                </w:rPr>
                <w:t>investment-grade-rated (BB+, Fitch) and</w:t>
              </w:r>
            </w:ins>
            <w:r w:rsidRPr="000C34B9">
              <w:rPr>
                <w:color w:val="000000" w:themeColor="text1"/>
              </w:rPr>
              <w:t xml:space="preserve"> Nigeria's largest MNO. Assessed separately as the proposed off-taker.</w:t>
            </w:r>
            <w:commentRangeEnd w:id="30"/>
            <w:r w:rsidR="00F324C7" w:rsidRPr="000C34B9">
              <w:rPr>
                <w:rStyle w:val="CommentReference"/>
                <w:color w:val="000000" w:themeColor="text1"/>
                <w:sz w:val="22"/>
                <w:szCs w:val="22"/>
              </w:rPr>
              <w:commentReference w:id="30"/>
            </w:r>
          </w:p>
        </w:tc>
      </w:tr>
      <w:tr w:rsidR="00722123" w:rsidRPr="000C34B9" w14:paraId="67C716A2" w14:textId="77777777" w:rsidTr="006500C0">
        <w:tc>
          <w:tcPr>
            <w:tcW w:w="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6791" w14:textId="77777777" w:rsidR="00722123" w:rsidRPr="000C34B9" w:rsidRDefault="00722123" w:rsidP="00652029">
            <w:pPr>
              <w:spacing w:before="60" w:after="60"/>
              <w:jc w:val="center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02b</w:t>
            </w:r>
          </w:p>
        </w:tc>
        <w:tc>
          <w:tcPr>
            <w:tcW w:w="2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DB19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Creditworthy Counterparty— Mezovest</w:t>
            </w:r>
          </w:p>
        </w:tc>
        <w:tc>
          <w:tcPr>
            <w:tcW w:w="1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3B7B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CONDITIONAL PASS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47DD" w14:textId="77777777" w:rsidR="003C3184" w:rsidRDefault="00722123" w:rsidP="0091182C">
            <w:pPr>
              <w:spacing w:before="60" w:after="60"/>
              <w:jc w:val="both"/>
              <w:rPr>
                <w:ins w:id="33" w:author="DEL_Commercial" w:date="2026-06-03T11:48:00Z" w16du:dateUtc="2026-06-03T10:48:00Z"/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Mezovest is a registered, operational company with two years of audited financials (unqualified opinion), banking relationships with Wema Bank and Bank of Industry, and live PaaS contracts in execution. No litigation on record. </w:t>
            </w:r>
          </w:p>
          <w:p w14:paraId="3BA298A7" w14:textId="574D0CB4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Further diligence </w:t>
            </w:r>
            <w:ins w:id="34" w:author="DEL_Commercial" w:date="2026-06-03T11:48:00Z" w16du:dateUtc="2026-06-03T10:48:00Z">
              <w:r w:rsidR="003C3184">
                <w:rPr>
                  <w:color w:val="000000" w:themeColor="text1"/>
                </w:rPr>
                <w:t xml:space="preserve">is </w:t>
              </w:r>
            </w:ins>
            <w:r w:rsidRPr="000C34B9">
              <w:rPr>
                <w:color w:val="000000" w:themeColor="text1"/>
              </w:rPr>
              <w:t xml:space="preserve">required on equity structure, shareholder profile, and track </w:t>
            </w:r>
            <w:r w:rsidRPr="000C34B9">
              <w:rPr>
                <w:color w:val="000000" w:themeColor="text1"/>
              </w:rPr>
              <w:lastRenderedPageBreak/>
              <w:t>record at scale before forming a final investment view.</w:t>
            </w:r>
          </w:p>
        </w:tc>
      </w:tr>
      <w:tr w:rsidR="00722123" w:rsidRPr="000C34B9" w14:paraId="3F0C94B2" w14:textId="77777777" w:rsidTr="006500C0">
        <w:tc>
          <w:tcPr>
            <w:tcW w:w="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2821" w14:textId="77777777" w:rsidR="00722123" w:rsidRPr="000C34B9" w:rsidRDefault="00722123" w:rsidP="00652029">
            <w:pPr>
              <w:spacing w:before="60" w:after="60"/>
              <w:jc w:val="center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lastRenderedPageBreak/>
              <w:t>03</w:t>
            </w:r>
          </w:p>
        </w:tc>
        <w:tc>
          <w:tcPr>
            <w:tcW w:w="2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6DAD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Regulatory Pathway</w:t>
            </w:r>
          </w:p>
        </w:tc>
        <w:tc>
          <w:tcPr>
            <w:tcW w:w="1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7111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CONDITIONAL PASS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5E09" w14:textId="77777777" w:rsidR="009F0122" w:rsidRDefault="00722123" w:rsidP="0091182C">
            <w:pPr>
              <w:spacing w:before="60" w:after="60"/>
              <w:jc w:val="both"/>
              <w:rPr>
                <w:ins w:id="35" w:author="DEL_Commercial" w:date="2026-06-03T11:58:00Z" w16du:dateUtc="2026-06-03T10:58:00Z"/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NUPRC Gas Utilisation Permit confirmed. SONCAP, NEMSA site certification, and State Fire Service approvals remain in process across seven sites. </w:t>
            </w:r>
          </w:p>
          <w:p w14:paraId="67B4EE8D" w14:textId="25D13253" w:rsidR="00C36F53" w:rsidRDefault="00722123" w:rsidP="0091182C">
            <w:pPr>
              <w:spacing w:before="60" w:after="60"/>
              <w:jc w:val="both"/>
              <w:rPr>
                <w:ins w:id="36" w:author="DEL_Commercial" w:date="2026-06-03T11:49:00Z" w16du:dateUtc="2026-06-03T10:49:00Z"/>
                <w:color w:val="000000" w:themeColor="text1"/>
              </w:rPr>
            </w:pPr>
            <w:commentRangeStart w:id="37"/>
            <w:r w:rsidRPr="000C34B9">
              <w:rPr>
                <w:color w:val="000000" w:themeColor="text1"/>
              </w:rPr>
              <w:t xml:space="preserve">All applications lodged; pathways are well-defined. </w:t>
            </w:r>
            <w:commentRangeEnd w:id="37"/>
            <w:r w:rsidR="009F0122">
              <w:rPr>
                <w:rStyle w:val="CommentReference"/>
                <w:color w:val="000000" w:themeColor="text1"/>
                <w:sz w:val="22"/>
                <w:szCs w:val="22"/>
              </w:rPr>
              <w:commentReference w:id="37"/>
            </w:r>
          </w:p>
          <w:p w14:paraId="5046969B" w14:textId="205F36BF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Passes conditionally</w:t>
            </w:r>
            <w:ins w:id="38" w:author="DEL_Commercial" w:date="2026-06-03T11:49:00Z" w16du:dateUtc="2026-06-03T10:49:00Z">
              <w:r w:rsidR="00C36F53">
                <w:rPr>
                  <w:color w:val="000000" w:themeColor="text1"/>
                </w:rPr>
                <w:t>,</w:t>
              </w:r>
            </w:ins>
            <w:r w:rsidRPr="000C34B9">
              <w:rPr>
                <w:color w:val="000000" w:themeColor="text1"/>
              </w:rPr>
              <w:t xml:space="preserve"> </w:t>
            </w:r>
            <w:ins w:id="39" w:author="DEL_Commercial" w:date="2026-06-03T11:49:00Z" w16du:dateUtc="2026-06-03T10:49:00Z">
              <w:r w:rsidR="00C36F53">
                <w:rPr>
                  <w:color w:val="000000" w:themeColor="text1"/>
                </w:rPr>
                <w:t>and</w:t>
              </w:r>
            </w:ins>
            <w:del w:id="40" w:author="DEL_Commercial" w:date="2026-06-03T11:49:00Z" w16du:dateUtc="2026-06-03T10:49:00Z">
              <w:r w:rsidRPr="000C34B9" w:rsidDel="00C36F53">
                <w:rPr>
                  <w:color w:val="000000" w:themeColor="text1"/>
                </w:rPr>
                <w:delText>—</w:delText>
              </w:r>
            </w:del>
            <w:r w:rsidRPr="000C34B9">
              <w:rPr>
                <w:color w:val="000000" w:themeColor="text1"/>
              </w:rPr>
              <w:t xml:space="preserve"> all items to be resolved before investment close.</w:t>
            </w:r>
          </w:p>
        </w:tc>
      </w:tr>
      <w:tr w:rsidR="00722123" w:rsidRPr="000C34B9" w14:paraId="10BC0D02" w14:textId="77777777" w:rsidTr="006500C0">
        <w:tc>
          <w:tcPr>
            <w:tcW w:w="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4914" w14:textId="77777777" w:rsidR="00722123" w:rsidRPr="000C34B9" w:rsidRDefault="00722123" w:rsidP="00652029">
            <w:pPr>
              <w:spacing w:before="60" w:after="60"/>
              <w:jc w:val="center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04</w:t>
            </w:r>
          </w:p>
        </w:tc>
        <w:tc>
          <w:tcPr>
            <w:tcW w:w="2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6AFF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Commercial Viability</w:t>
            </w:r>
          </w:p>
        </w:tc>
        <w:tc>
          <w:tcPr>
            <w:tcW w:w="1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6D3D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PASS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C125" w14:textId="77777777" w:rsidR="00EE4B47" w:rsidRDefault="00722123" w:rsidP="0091182C">
            <w:pPr>
              <w:spacing w:before="60" w:after="60"/>
              <w:jc w:val="both"/>
              <w:rPr>
                <w:ins w:id="41" w:author="DEL_Commercial" w:date="2026-06-03T11:50:00Z" w16du:dateUtc="2026-06-03T10:50:00Z"/>
                <w:color w:val="000000" w:themeColor="text1"/>
              </w:rPr>
            </w:pPr>
            <w:commentRangeStart w:id="42"/>
            <w:r w:rsidRPr="000C34B9">
              <w:rPr>
                <w:color w:val="000000" w:themeColor="text1"/>
              </w:rPr>
              <w:t xml:space="preserve">LNG at ~USD 11/mscf vs diesel at ~USD 91.5/mscf </w:t>
            </w:r>
            <w:ins w:id="43" w:author="DEL_Commercial" w:date="2026-06-03T11:49:00Z" w16du:dateUtc="2026-06-03T10:49:00Z">
              <w:r w:rsidR="00EE4B47">
                <w:rPr>
                  <w:color w:val="000000" w:themeColor="text1"/>
                </w:rPr>
                <w:t xml:space="preserve">delivering </w:t>
              </w:r>
            </w:ins>
            <w:del w:id="44" w:author="DEL_Commercial" w:date="2026-06-03T11:49:00Z" w16du:dateUtc="2026-06-03T10:49:00Z">
              <w:r w:rsidRPr="000C34B9" w:rsidDel="00C36F53">
                <w:rPr>
                  <w:color w:val="000000" w:themeColor="text1"/>
                </w:rPr>
                <w:delText>—</w:delText>
              </w:r>
            </w:del>
            <w:del w:id="45" w:author="DEL_Commercial" w:date="2026-06-03T11:50:00Z" w16du:dateUtc="2026-06-03T10:50:00Z">
              <w:r w:rsidRPr="000C34B9" w:rsidDel="00EE4B47">
                <w:rPr>
                  <w:color w:val="000000" w:themeColor="text1"/>
                </w:rPr>
                <w:delText xml:space="preserve"> </w:delText>
              </w:r>
            </w:del>
            <w:r w:rsidRPr="000C34B9">
              <w:rPr>
                <w:color w:val="000000" w:themeColor="text1"/>
              </w:rPr>
              <w:t xml:space="preserve">88% cost saving for MTN. </w:t>
            </w:r>
          </w:p>
          <w:p w14:paraId="477F3573" w14:textId="3BE26347" w:rsidR="00EE4B47" w:rsidRDefault="00722123" w:rsidP="0091182C">
            <w:pPr>
              <w:spacing w:before="60" w:after="60"/>
              <w:jc w:val="both"/>
              <w:rPr>
                <w:ins w:id="46" w:author="DEL_Commercial" w:date="2026-06-03T11:50:00Z" w16du:dateUtc="2026-06-03T10:50:00Z"/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Each site displaces ~NGN 280M in annual diesel spend; seven sites represent ~NGN 2B </w:t>
            </w:r>
            <w:del w:id="47" w:author="DEL_Commercial" w:date="2026-06-03T11:50:00Z" w16du:dateUtc="2026-06-03T10:50:00Z">
              <w:r w:rsidRPr="000C34B9" w:rsidDel="00EE4B47">
                <w:rPr>
                  <w:color w:val="000000" w:themeColor="text1"/>
                </w:rPr>
                <w:delText>combined</w:delText>
              </w:r>
            </w:del>
            <w:ins w:id="48" w:author="DEL_Commercial" w:date="2026-06-03T11:50:00Z" w16du:dateUtc="2026-06-03T10:50:00Z">
              <w:r w:rsidR="00EE4B47">
                <w:rPr>
                  <w:color w:val="000000" w:themeColor="text1"/>
                </w:rPr>
                <w:t>in combined diesel spend</w:t>
              </w:r>
            </w:ins>
            <w:r w:rsidRPr="000C34B9">
              <w:rPr>
                <w:color w:val="000000" w:themeColor="text1"/>
              </w:rPr>
              <w:t xml:space="preserve">. </w:t>
            </w:r>
          </w:p>
          <w:p w14:paraId="71818444" w14:textId="7C72499E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Customer incentive to contract is compelling.</w:t>
            </w:r>
            <w:commentRangeEnd w:id="42"/>
            <w:r w:rsidR="0024592A" w:rsidRPr="000C34B9">
              <w:rPr>
                <w:rStyle w:val="CommentReference"/>
                <w:color w:val="000000" w:themeColor="text1"/>
                <w:sz w:val="22"/>
                <w:szCs w:val="22"/>
              </w:rPr>
              <w:commentReference w:id="42"/>
            </w:r>
          </w:p>
        </w:tc>
      </w:tr>
      <w:tr w:rsidR="00722123" w:rsidRPr="000C34B9" w14:paraId="4CE720A1" w14:textId="77777777" w:rsidTr="006500C0">
        <w:tc>
          <w:tcPr>
            <w:tcW w:w="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B336" w14:textId="77777777" w:rsidR="00722123" w:rsidRPr="000C34B9" w:rsidRDefault="00722123" w:rsidP="00652029">
            <w:pPr>
              <w:spacing w:before="60" w:after="60"/>
              <w:jc w:val="center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05</w:t>
            </w:r>
          </w:p>
        </w:tc>
        <w:tc>
          <w:tcPr>
            <w:tcW w:w="2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DBEA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Strategic Alignment</w:t>
            </w:r>
          </w:p>
        </w:tc>
        <w:tc>
          <w:tcPr>
            <w:tcW w:w="1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4373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CONDITIONAL PASS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6966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commentRangeStart w:id="49"/>
            <w:r w:rsidRPr="000C34B9">
              <w:rPr>
                <w:color w:val="000000" w:themeColor="text1"/>
              </w:rPr>
              <w:t>Opportunity aligns with DEL's gas-to-power mandate: mission-critical off-taker, LNG-fuelled prime generation, Nigeria-based infrastructure. One qualification: DEL has not previously deployed LNG containerised generation at this scale. Technology and O&amp;M risk require validation before proceeding.</w:t>
            </w:r>
            <w:commentRangeEnd w:id="49"/>
            <w:r w:rsidR="00D82048" w:rsidRPr="000C34B9">
              <w:rPr>
                <w:rStyle w:val="CommentReference"/>
                <w:color w:val="000000" w:themeColor="text1"/>
                <w:sz w:val="22"/>
                <w:szCs w:val="22"/>
              </w:rPr>
              <w:commentReference w:id="49"/>
            </w:r>
          </w:p>
        </w:tc>
      </w:tr>
    </w:tbl>
    <w:p w14:paraId="59DBB1A1" w14:textId="77777777" w:rsidR="00722123" w:rsidRPr="000C34B9" w:rsidRDefault="00722123" w:rsidP="00722123">
      <w:pPr>
        <w:jc w:val="both"/>
        <w:rPr>
          <w:color w:val="000000" w:themeColor="text1"/>
        </w:rPr>
      </w:pPr>
    </w:p>
    <w:p w14:paraId="5C3A51F7" w14:textId="77777777" w:rsidR="00722123" w:rsidRPr="000C34B9" w:rsidRDefault="00722123" w:rsidP="00722123">
      <w:pPr>
        <w:jc w:val="both"/>
        <w:rPr>
          <w:color w:val="000000" w:themeColor="text1"/>
        </w:rPr>
      </w:pPr>
    </w:p>
    <w:p w14:paraId="446760D3" w14:textId="77777777" w:rsidR="00722123" w:rsidRPr="000C34B9" w:rsidRDefault="00722123" w:rsidP="00722123">
      <w:pPr>
        <w:spacing w:before="40" w:after="40"/>
        <w:jc w:val="both"/>
        <w:rPr>
          <w:color w:val="000000" w:themeColor="text1"/>
        </w:rPr>
      </w:pPr>
    </w:p>
    <w:p w14:paraId="4CFA4E4D" w14:textId="77777777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4.  Overall Recommendation</w:t>
      </w: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9"/>
      </w:tblGrid>
      <w:tr w:rsidR="00722123" w:rsidRPr="000C34B9" w14:paraId="56E07B19" w14:textId="77777777" w:rsidTr="006500C0">
        <w:tc>
          <w:tcPr>
            <w:tcW w:w="9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9ABD09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RECOMMENDATION: CONDITIONAL GO</w:t>
            </w:r>
          </w:p>
          <w:p w14:paraId="0052CCAD" w14:textId="77777777" w:rsidR="00722123" w:rsidRPr="000C34B9" w:rsidRDefault="00722123" w:rsidP="0091182C">
            <w:pPr>
              <w:spacing w:before="40" w:after="40"/>
              <w:jc w:val="both"/>
              <w:rPr>
                <w:color w:val="000000" w:themeColor="text1"/>
              </w:rPr>
            </w:pPr>
          </w:p>
          <w:p w14:paraId="0382CA7D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This opportunity meets enough of DEL's knockout criteria to advance, but does not yet warrant a clean Go. The following conditions must be resolved before commitment:</w:t>
            </w:r>
          </w:p>
          <w:p w14:paraId="4B9ED562" w14:textId="0C47D54E" w:rsidR="00722123" w:rsidRPr="004610C9" w:rsidRDefault="00722123" w:rsidP="004610C9">
            <w:pPr>
              <w:pStyle w:val="ListParagraph"/>
              <w:numPr>
                <w:ilvl w:val="0"/>
                <w:numId w:val="26"/>
              </w:numPr>
              <w:spacing w:before="60" w:after="60"/>
              <w:ind w:left="396"/>
              <w:jc w:val="both"/>
              <w:rPr>
                <w:color w:val="000000" w:themeColor="text1"/>
              </w:rPr>
            </w:pPr>
            <w:r w:rsidRPr="00E77F02">
              <w:rPr>
                <w:b/>
                <w:bCs/>
                <w:color w:val="000000" w:themeColor="text1"/>
                <w:rPrChange w:id="50" w:author="DEL_Commercial" w:date="2026-06-03T12:08:00Z" w16du:dateUtc="2026-06-03T11:08:00Z">
                  <w:rPr>
                    <w:color w:val="000000" w:themeColor="text1"/>
                  </w:rPr>
                </w:rPrChange>
              </w:rPr>
              <w:t>Contract execution</w:t>
            </w:r>
            <w:ins w:id="51" w:author="DEL_Commercial" w:date="2026-06-03T12:08:00Z" w16du:dateUtc="2026-06-03T11:08:00Z">
              <w:r w:rsidR="00E77F02" w:rsidRPr="00E77F02">
                <w:rPr>
                  <w:b/>
                  <w:bCs/>
                  <w:color w:val="000000" w:themeColor="text1"/>
                  <w:rPrChange w:id="52" w:author="DEL_Commercial" w:date="2026-06-03T12:08:00Z" w16du:dateUtc="2026-06-03T11:08:00Z">
                    <w:rPr>
                      <w:color w:val="000000" w:themeColor="text1"/>
                    </w:rPr>
                  </w:rPrChange>
                </w:rPr>
                <w:t>:</w:t>
              </w:r>
              <w:r w:rsidR="00E77F02">
                <w:rPr>
                  <w:color w:val="000000" w:themeColor="text1"/>
                </w:rPr>
                <w:t xml:space="preserve"> </w:t>
              </w:r>
            </w:ins>
            <w:del w:id="53" w:author="DEL_Commercial" w:date="2026-06-03T12:08:00Z" w16du:dateUtc="2026-06-03T11:08:00Z">
              <w:r w:rsidRPr="004610C9" w:rsidDel="00E77F02">
                <w:rPr>
                  <w:color w:val="000000" w:themeColor="text1"/>
                </w:rPr>
                <w:delText xml:space="preserve"> </w:delText>
              </w:r>
              <w:commentRangeStart w:id="54"/>
              <w:r w:rsidRPr="004610C9" w:rsidDel="00E77F02">
                <w:rPr>
                  <w:color w:val="000000" w:themeColor="text1"/>
                </w:rPr>
                <w:delText>—</w:delText>
              </w:r>
            </w:del>
            <w:commentRangeEnd w:id="54"/>
            <w:r w:rsidR="00F628B0" w:rsidRPr="004610C9">
              <w:rPr>
                <w:rStyle w:val="CommentReference"/>
                <w:color w:val="000000" w:themeColor="text1"/>
                <w:sz w:val="22"/>
                <w:szCs w:val="22"/>
              </w:rPr>
              <w:commentReference w:id="54"/>
            </w:r>
            <w:del w:id="55" w:author="DEL_Commercial" w:date="2026-06-03T12:08:00Z" w16du:dateUtc="2026-06-03T11:08:00Z">
              <w:r w:rsidRPr="004610C9" w:rsidDel="00E77F02">
                <w:rPr>
                  <w:color w:val="000000" w:themeColor="text1"/>
                </w:rPr>
                <w:delText xml:space="preserve"> t</w:delText>
              </w:r>
            </w:del>
            <w:del w:id="56" w:author="DEL_Commercial" w:date="2026-06-03T12:09:00Z" w16du:dateUtc="2026-06-03T11:09:00Z">
              <w:r w:rsidRPr="004610C9" w:rsidDel="003E7231">
                <w:rPr>
                  <w:color w:val="000000" w:themeColor="text1"/>
                </w:rPr>
                <w:delText xml:space="preserve">he </w:delText>
              </w:r>
            </w:del>
            <w:r w:rsidRPr="004610C9">
              <w:rPr>
                <w:color w:val="000000" w:themeColor="text1"/>
              </w:rPr>
              <w:t>MTN Heads of Terms must be converted to a fully executed offtake agreement.</w:t>
            </w:r>
          </w:p>
          <w:p w14:paraId="276CECC0" w14:textId="75D6FA25" w:rsidR="00722123" w:rsidRPr="004610C9" w:rsidRDefault="00722123" w:rsidP="004610C9">
            <w:pPr>
              <w:pStyle w:val="ListParagraph"/>
              <w:numPr>
                <w:ilvl w:val="0"/>
                <w:numId w:val="26"/>
              </w:numPr>
              <w:spacing w:before="60" w:after="60"/>
              <w:ind w:left="396"/>
              <w:jc w:val="both"/>
              <w:rPr>
                <w:color w:val="000000" w:themeColor="text1"/>
              </w:rPr>
            </w:pPr>
            <w:r w:rsidRPr="00F628B0">
              <w:rPr>
                <w:b/>
                <w:bCs/>
                <w:color w:val="000000" w:themeColor="text1"/>
                <w:rPrChange w:id="57" w:author="DEL_Commercial" w:date="2026-06-03T12:07:00Z" w16du:dateUtc="2026-06-03T11:07:00Z">
                  <w:rPr>
                    <w:color w:val="000000" w:themeColor="text1"/>
                  </w:rPr>
                </w:rPrChange>
              </w:rPr>
              <w:t>Counterparty diligence on Mezovest</w:t>
            </w:r>
            <w:ins w:id="58" w:author="DEL_Commercial" w:date="2026-06-03T12:07:00Z" w16du:dateUtc="2026-06-03T11:07:00Z">
              <w:r w:rsidR="00F628B0">
                <w:rPr>
                  <w:color w:val="000000" w:themeColor="text1"/>
                </w:rPr>
                <w:t xml:space="preserve">: </w:t>
              </w:r>
            </w:ins>
            <w:del w:id="59" w:author="DEL_Commercial" w:date="2026-06-03T12:07:00Z" w16du:dateUtc="2026-06-03T11:07:00Z">
              <w:r w:rsidRPr="004610C9" w:rsidDel="00F628B0">
                <w:rPr>
                  <w:color w:val="000000" w:themeColor="text1"/>
                </w:rPr>
                <w:delText xml:space="preserve"> — e</w:delText>
              </w:r>
            </w:del>
            <w:ins w:id="60" w:author="DEL_Commercial" w:date="2026-06-03T12:07:00Z" w16du:dateUtc="2026-06-03T11:07:00Z">
              <w:r w:rsidR="00F628B0">
                <w:rPr>
                  <w:color w:val="000000" w:themeColor="text1"/>
                </w:rPr>
                <w:t>E</w:t>
              </w:r>
            </w:ins>
            <w:r w:rsidRPr="004610C9">
              <w:rPr>
                <w:color w:val="000000" w:themeColor="text1"/>
              </w:rPr>
              <w:t>quity structure, shareholder background, and track record at comparable scale must be validated.</w:t>
            </w:r>
          </w:p>
          <w:p w14:paraId="18C354C6" w14:textId="4B8AF9CA" w:rsidR="00722123" w:rsidRPr="004610C9" w:rsidRDefault="00722123" w:rsidP="004610C9">
            <w:pPr>
              <w:pStyle w:val="ListParagraph"/>
              <w:numPr>
                <w:ilvl w:val="0"/>
                <w:numId w:val="26"/>
              </w:numPr>
              <w:spacing w:before="60" w:after="60"/>
              <w:ind w:left="396"/>
              <w:jc w:val="both"/>
              <w:rPr>
                <w:color w:val="000000" w:themeColor="text1"/>
              </w:rPr>
            </w:pPr>
            <w:r w:rsidRPr="00E77F02">
              <w:rPr>
                <w:b/>
                <w:bCs/>
                <w:color w:val="000000" w:themeColor="text1"/>
                <w:rPrChange w:id="61" w:author="DEL_Commercial" w:date="2026-06-03T12:08:00Z" w16du:dateUtc="2026-06-03T11:08:00Z">
                  <w:rPr>
                    <w:color w:val="000000" w:themeColor="text1"/>
                  </w:rPr>
                </w:rPrChange>
              </w:rPr>
              <w:lastRenderedPageBreak/>
              <w:t>Technology validation</w:t>
            </w:r>
            <w:ins w:id="62" w:author="DEL_Commercial" w:date="2026-06-03T12:08:00Z" w16du:dateUtc="2026-06-03T11:08:00Z">
              <w:r w:rsidR="00E77F02" w:rsidRPr="00E77F02">
                <w:rPr>
                  <w:b/>
                  <w:bCs/>
                  <w:color w:val="000000" w:themeColor="text1"/>
                  <w:rPrChange w:id="63" w:author="DEL_Commercial" w:date="2026-06-03T12:08:00Z" w16du:dateUtc="2026-06-03T11:08:00Z">
                    <w:rPr>
                      <w:color w:val="000000" w:themeColor="text1"/>
                    </w:rPr>
                  </w:rPrChange>
                </w:rPr>
                <w:t>:</w:t>
              </w:r>
              <w:r w:rsidR="00E77F02">
                <w:rPr>
                  <w:color w:val="000000" w:themeColor="text1"/>
                </w:rPr>
                <w:t xml:space="preserve"> </w:t>
              </w:r>
            </w:ins>
            <w:del w:id="64" w:author="DEL_Commercial" w:date="2026-06-03T12:08:00Z" w16du:dateUtc="2026-06-03T11:08:00Z">
              <w:r w:rsidRPr="004610C9" w:rsidDel="00E77F02">
                <w:rPr>
                  <w:color w:val="000000" w:themeColor="text1"/>
                </w:rPr>
                <w:delText xml:space="preserve"> — </w:delText>
              </w:r>
            </w:del>
            <w:r w:rsidRPr="004610C9">
              <w:rPr>
                <w:color w:val="000000" w:themeColor="text1"/>
              </w:rPr>
              <w:t>DEL has not previously deployed LNG containerised generation; technical and O&amp;M capability requires independent verification.</w:t>
            </w:r>
          </w:p>
          <w:p w14:paraId="225A3BF4" w14:textId="78BDF279" w:rsidR="004610C9" w:rsidRDefault="00722123" w:rsidP="004610C9">
            <w:pPr>
              <w:pStyle w:val="ListParagraph"/>
              <w:numPr>
                <w:ilvl w:val="0"/>
                <w:numId w:val="26"/>
              </w:numPr>
              <w:spacing w:before="60" w:after="60"/>
              <w:ind w:left="396"/>
              <w:jc w:val="both"/>
              <w:rPr>
                <w:color w:val="000000" w:themeColor="text1"/>
              </w:rPr>
            </w:pPr>
            <w:r w:rsidRPr="00E77F02">
              <w:rPr>
                <w:b/>
                <w:bCs/>
                <w:color w:val="000000" w:themeColor="text1"/>
                <w:rPrChange w:id="65" w:author="DEL_Commercial" w:date="2026-06-03T12:08:00Z" w16du:dateUtc="2026-06-03T11:08:00Z">
                  <w:rPr>
                    <w:color w:val="000000" w:themeColor="text1"/>
                  </w:rPr>
                </w:rPrChange>
              </w:rPr>
              <w:t>Regulatory close-out</w:t>
            </w:r>
            <w:ins w:id="66" w:author="DEL_Commercial" w:date="2026-06-03T12:08:00Z" w16du:dateUtc="2026-06-03T11:08:00Z">
              <w:r w:rsidR="00E77F02" w:rsidRPr="00E77F02">
                <w:rPr>
                  <w:b/>
                  <w:bCs/>
                  <w:color w:val="000000" w:themeColor="text1"/>
                  <w:rPrChange w:id="67" w:author="DEL_Commercial" w:date="2026-06-03T12:08:00Z" w16du:dateUtc="2026-06-03T11:08:00Z">
                    <w:rPr>
                      <w:color w:val="000000" w:themeColor="text1"/>
                    </w:rPr>
                  </w:rPrChange>
                </w:rPr>
                <w:t>:</w:t>
              </w:r>
              <w:r w:rsidR="00E77F02">
                <w:rPr>
                  <w:color w:val="000000" w:themeColor="text1"/>
                </w:rPr>
                <w:t xml:space="preserve"> </w:t>
              </w:r>
            </w:ins>
            <w:del w:id="68" w:author="DEL_Commercial" w:date="2026-06-03T12:08:00Z" w16du:dateUtc="2026-06-03T11:08:00Z">
              <w:r w:rsidRPr="004610C9" w:rsidDel="00E77F02">
                <w:rPr>
                  <w:color w:val="000000" w:themeColor="text1"/>
                </w:rPr>
                <w:delText xml:space="preserve"> — </w:delText>
              </w:r>
            </w:del>
            <w:r w:rsidRPr="004610C9">
              <w:rPr>
                <w:color w:val="000000" w:themeColor="text1"/>
              </w:rPr>
              <w:t>all outstanding permits (SONCAP, NEMSA, State Fire) must be confirmed complete before investment close.</w:t>
            </w:r>
          </w:p>
          <w:p w14:paraId="17774D63" w14:textId="4F12CEF3" w:rsidR="00722123" w:rsidRPr="004610C9" w:rsidRDefault="00722123" w:rsidP="004610C9">
            <w:pPr>
              <w:pStyle w:val="ListParagraph"/>
              <w:numPr>
                <w:ilvl w:val="0"/>
                <w:numId w:val="26"/>
              </w:numPr>
              <w:spacing w:before="60" w:after="60"/>
              <w:ind w:left="396"/>
              <w:jc w:val="both"/>
              <w:rPr>
                <w:color w:val="000000" w:themeColor="text1"/>
              </w:rPr>
            </w:pPr>
            <w:r w:rsidRPr="00E77F02">
              <w:rPr>
                <w:b/>
                <w:bCs/>
                <w:color w:val="000000" w:themeColor="text1"/>
                <w:rPrChange w:id="69" w:author="DEL_Commercial" w:date="2026-06-03T12:08:00Z" w16du:dateUtc="2026-06-03T11:08:00Z">
                  <w:rPr>
                    <w:color w:val="000000" w:themeColor="text1"/>
                  </w:rPr>
                </w:rPrChange>
              </w:rPr>
              <w:t>Investment structure</w:t>
            </w:r>
            <w:ins w:id="70" w:author="DEL_Commercial" w:date="2026-06-03T12:08:00Z" w16du:dateUtc="2026-06-03T11:08:00Z">
              <w:r w:rsidR="00E77F02" w:rsidRPr="00E77F02">
                <w:rPr>
                  <w:b/>
                  <w:bCs/>
                  <w:color w:val="000000" w:themeColor="text1"/>
                  <w:rPrChange w:id="71" w:author="DEL_Commercial" w:date="2026-06-03T12:08:00Z" w16du:dateUtc="2026-06-03T11:08:00Z">
                    <w:rPr>
                      <w:color w:val="000000" w:themeColor="text1"/>
                    </w:rPr>
                  </w:rPrChange>
                </w:rPr>
                <w:t>:</w:t>
              </w:r>
            </w:ins>
            <w:del w:id="72" w:author="DEL_Commercial" w:date="2026-06-03T12:08:00Z" w16du:dateUtc="2026-06-03T11:08:00Z">
              <w:r w:rsidRPr="004610C9" w:rsidDel="00E77F02">
                <w:rPr>
                  <w:color w:val="000000" w:themeColor="text1"/>
                </w:rPr>
                <w:delText xml:space="preserve"> —</w:delText>
              </w:r>
            </w:del>
            <w:r w:rsidRPr="004610C9">
              <w:rPr>
                <w:color w:val="000000" w:themeColor="text1"/>
              </w:rPr>
              <w:t xml:space="preserve"> equity terms, governance rights, and returns profile must be assessed and agreed.</w:t>
            </w:r>
          </w:p>
        </w:tc>
      </w:tr>
    </w:tbl>
    <w:p w14:paraId="7CDF4765" w14:textId="77777777" w:rsidR="00722123" w:rsidRDefault="00722123" w:rsidP="00722123">
      <w:pPr>
        <w:spacing w:before="40" w:after="40"/>
        <w:jc w:val="both"/>
        <w:rPr>
          <w:color w:val="000000" w:themeColor="text1"/>
        </w:rPr>
      </w:pPr>
    </w:p>
    <w:p w14:paraId="1CC2DB50" w14:textId="77777777" w:rsidR="00722123" w:rsidRDefault="00722123" w:rsidP="00722123">
      <w:pPr>
        <w:spacing w:before="40" w:after="40"/>
        <w:jc w:val="both"/>
        <w:rPr>
          <w:color w:val="000000" w:themeColor="text1"/>
        </w:rPr>
      </w:pPr>
    </w:p>
    <w:p w14:paraId="7A645C02" w14:textId="77777777" w:rsidR="00722123" w:rsidRDefault="00722123" w:rsidP="00722123">
      <w:pPr>
        <w:spacing w:before="40" w:after="40"/>
        <w:jc w:val="both"/>
        <w:rPr>
          <w:color w:val="000000" w:themeColor="text1"/>
        </w:rPr>
      </w:pPr>
    </w:p>
    <w:p w14:paraId="772AB1A8" w14:textId="77777777" w:rsidR="00722123" w:rsidRPr="000C34B9" w:rsidRDefault="00722123" w:rsidP="00722123">
      <w:pPr>
        <w:spacing w:before="40" w:after="40"/>
        <w:jc w:val="both"/>
        <w:rPr>
          <w:color w:val="000000" w:themeColor="text1"/>
        </w:rPr>
      </w:pPr>
    </w:p>
    <w:p w14:paraId="3BEE80D4" w14:textId="77777777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5.  Key Open Items</w:t>
      </w:r>
    </w:p>
    <w:p w14:paraId="47D1162A" w14:textId="77777777" w:rsidR="00722123" w:rsidRPr="000C34B9" w:rsidRDefault="00722123" w:rsidP="00722123">
      <w:pPr>
        <w:spacing w:before="60" w:after="60"/>
        <w:jc w:val="both"/>
        <w:rPr>
          <w:color w:val="000000" w:themeColor="text1"/>
        </w:rPr>
      </w:pPr>
      <w:r w:rsidRPr="000C34B9">
        <w:rPr>
          <w:color w:val="000000" w:themeColor="text1"/>
        </w:rPr>
        <w:t>Before this opportunity advances to full due diligence, the following documents and information must be received and reviewed by the DEL team:</w:t>
      </w:r>
    </w:p>
    <w:p w14:paraId="3B4C183C" w14:textId="071C911D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Pitch deck</w:t>
      </w:r>
      <w:r w:rsidRPr="004610C9">
        <w:rPr>
          <w:color w:val="000000" w:themeColor="text1"/>
        </w:rPr>
        <w:t xml:space="preserve"> — Mezovest’s investor-facing presentation covering the business model, value proposition, and growth strategy.</w:t>
      </w:r>
    </w:p>
    <w:p w14:paraId="714A7A81" w14:textId="47FC9565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Full Excel financial model</w:t>
      </w:r>
      <w:r w:rsidRPr="004610C9">
        <w:rPr>
          <w:color w:val="000000" w:themeColor="text1"/>
        </w:rPr>
        <w:t xml:space="preserve"> — Project-level and equity-level returns, including revenue assumptions, cost build-up, debt structure, and sensitivity analysis.</w:t>
      </w:r>
    </w:p>
    <w:p w14:paraId="514A965B" w14:textId="4646F4EB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MTN contract or Heads of Terms</w:t>
      </w:r>
      <w:r w:rsidRPr="004610C9">
        <w:rPr>
          <w:color w:val="000000" w:themeColor="text1"/>
        </w:rPr>
        <w:t xml:space="preserve"> — The executed offtake agreement or, at minimum, the signed HoT, to confirm commercial terms, pricing, tenure, and termination rights.</w:t>
      </w:r>
    </w:p>
    <w:p w14:paraId="357705B0" w14:textId="19666C03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Investment term sheet</w:t>
      </w:r>
      <w:r w:rsidRPr="004610C9">
        <w:rPr>
          <w:color w:val="000000" w:themeColor="text1"/>
        </w:rPr>
        <w:t xml:space="preserve"> — Proposed equity terms including DEL’s ownership stake, governance rights, dividend policy, and exit provisions.</w:t>
      </w:r>
    </w:p>
    <w:p w14:paraId="3222089B" w14:textId="1741F3B6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Use of funds</w:t>
      </w:r>
      <w:r w:rsidRPr="004610C9">
        <w:rPr>
          <w:color w:val="000000" w:themeColor="text1"/>
        </w:rPr>
        <w:t xml:space="preserve"> — A detailed breakdown of how the USD 5,000,000 equity raise will be deployed across the seven sites.</w:t>
      </w:r>
    </w:p>
    <w:p w14:paraId="5EB0E9B7" w14:textId="69A67141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Audited accounts</w:t>
      </w:r>
      <w:r w:rsidRPr="004610C9">
        <w:rPr>
          <w:color w:val="000000" w:themeColor="text1"/>
        </w:rPr>
        <w:t xml:space="preserve"> — Two most recent years of Mezovest’s audited financial statements, including auditor’s report and notes.</w:t>
      </w:r>
    </w:p>
    <w:p w14:paraId="4402EF4A" w14:textId="5426EC3C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LNG supply documents</w:t>
      </w:r>
      <w:r w:rsidRPr="004610C9">
        <w:rPr>
          <w:color w:val="000000" w:themeColor="text1"/>
        </w:rPr>
        <w:t xml:space="preserve"> — Executed or draft LNG supply agreement(s), confirming source, volumes, pricing, and delivery terms.</w:t>
      </w:r>
    </w:p>
    <w:p w14:paraId="3FA2D39B" w14:textId="0DCD0B88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OEM quotation</w:t>
      </w:r>
      <w:r w:rsidRPr="004610C9">
        <w:rPr>
          <w:color w:val="000000" w:themeColor="text1"/>
        </w:rPr>
        <w:t xml:space="preserve"> — Original equipment manufacturer quote(s) for the 1MW LNG containerised generator units, covering unit cost, warranty, and after-sales support.</w:t>
      </w:r>
    </w:p>
    <w:p w14:paraId="649CC676" w14:textId="38A7995F" w:rsidR="00722123" w:rsidRPr="004610C9" w:rsidRDefault="00722123" w:rsidP="004610C9">
      <w:pPr>
        <w:pStyle w:val="ListParagraph"/>
        <w:numPr>
          <w:ilvl w:val="0"/>
          <w:numId w:val="24"/>
        </w:numPr>
        <w:spacing w:before="40" w:after="40"/>
        <w:jc w:val="both"/>
        <w:rPr>
          <w:color w:val="000000" w:themeColor="text1"/>
        </w:rPr>
      </w:pPr>
      <w:r w:rsidRPr="004610C9">
        <w:rPr>
          <w:b/>
          <w:bCs/>
          <w:color w:val="000000" w:themeColor="text1"/>
        </w:rPr>
        <w:t>Site-by-site deployment plan</w:t>
      </w:r>
      <w:r w:rsidRPr="004610C9">
        <w:rPr>
          <w:color w:val="000000" w:themeColor="text1"/>
        </w:rPr>
        <w:t xml:space="preserve"> — A schedule covering each of the seven MTN data centre sites, including location, installation timeline, capacity, and readiness status.</w:t>
      </w:r>
    </w:p>
    <w:p w14:paraId="6D767EF2" w14:textId="77777777" w:rsidR="00722123" w:rsidRPr="000C34B9" w:rsidRDefault="00722123" w:rsidP="00722123">
      <w:pPr>
        <w:spacing w:before="60" w:after="60"/>
        <w:jc w:val="both"/>
        <w:rPr>
          <w:color w:val="000000" w:themeColor="text1"/>
        </w:rPr>
      </w:pPr>
    </w:p>
    <w:p w14:paraId="3C9EA74C" w14:textId="77777777" w:rsidR="004610C9" w:rsidRDefault="004610C9" w:rsidP="00722123">
      <w:pPr>
        <w:pStyle w:val="Heading1"/>
        <w:spacing w:before="120" w:after="60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75F10132" w14:textId="28F791BC" w:rsidR="00722123" w:rsidRPr="000C34B9" w:rsidRDefault="00722123" w:rsidP="00722123">
      <w:pPr>
        <w:pStyle w:val="Heading1"/>
        <w:spacing w:before="120" w:after="60"/>
        <w:jc w:val="both"/>
        <w:rPr>
          <w:color w:val="000000" w:themeColor="text1"/>
          <w:sz w:val="22"/>
          <w:szCs w:val="22"/>
        </w:rPr>
      </w:pPr>
      <w:r w:rsidRPr="000C34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Approval &amp; Signatory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2931"/>
        <w:gridCol w:w="3089"/>
      </w:tblGrid>
      <w:tr w:rsidR="00722123" w:rsidRPr="000C34B9" w14:paraId="05866F03" w14:textId="77777777" w:rsidTr="008E6BDD">
        <w:trPr>
          <w:trHeight w:val="3117"/>
        </w:trPr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7E1F6" w14:textId="77777777" w:rsidR="00722123" w:rsidRPr="000C34B9" w:rsidRDefault="00722123" w:rsidP="0091182C">
            <w:pPr>
              <w:spacing w:before="40" w:after="200"/>
              <w:jc w:val="both"/>
              <w:rPr>
                <w:color w:val="000000" w:themeColor="text1"/>
              </w:rPr>
            </w:pPr>
          </w:p>
          <w:p w14:paraId="44346B84" w14:textId="77777777" w:rsidR="00722123" w:rsidRPr="000C34B9" w:rsidRDefault="00722123" w:rsidP="0091182C">
            <w:pPr>
              <w:pBdr>
                <w:bottom w:val="single" w:sz="4" w:space="0" w:color="333333"/>
              </w:pBdr>
              <w:spacing w:after="60"/>
              <w:jc w:val="both"/>
              <w:rPr>
                <w:color w:val="000000" w:themeColor="text1"/>
              </w:rPr>
            </w:pPr>
          </w:p>
          <w:p w14:paraId="2A0D75EE" w14:textId="77777777" w:rsidR="00722123" w:rsidRDefault="00722123" w:rsidP="0091182C">
            <w:pPr>
              <w:spacing w:before="60" w:after="60"/>
              <w:jc w:val="both"/>
              <w:rPr>
                <w:b/>
                <w:bCs/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Prepared By</w:t>
            </w:r>
          </w:p>
          <w:p w14:paraId="6171F02B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</w:p>
          <w:p w14:paraId="6B17911D" w14:textId="19BB56AC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Name: _______________________</w:t>
            </w:r>
          </w:p>
          <w:p w14:paraId="0226EA2B" w14:textId="77777777" w:rsidR="00722123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Date:  </w:t>
            </w:r>
          </w:p>
          <w:p w14:paraId="29F22500" w14:textId="3D2E12E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_______________________</w:t>
            </w:r>
          </w:p>
        </w:tc>
        <w:tc>
          <w:tcPr>
            <w:tcW w:w="29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23F61" w14:textId="77777777" w:rsidR="00722123" w:rsidRPr="000C34B9" w:rsidRDefault="00722123" w:rsidP="0091182C">
            <w:pPr>
              <w:spacing w:before="40" w:after="200"/>
              <w:jc w:val="both"/>
              <w:rPr>
                <w:color w:val="000000" w:themeColor="text1"/>
              </w:rPr>
            </w:pPr>
          </w:p>
          <w:p w14:paraId="24C63692" w14:textId="77777777" w:rsidR="00722123" w:rsidRPr="000C34B9" w:rsidRDefault="00722123" w:rsidP="0091182C">
            <w:pPr>
              <w:pBdr>
                <w:bottom w:val="single" w:sz="4" w:space="0" w:color="333333"/>
              </w:pBdr>
              <w:spacing w:after="60"/>
              <w:jc w:val="both"/>
              <w:rPr>
                <w:color w:val="000000" w:themeColor="text1"/>
              </w:rPr>
            </w:pPr>
          </w:p>
          <w:p w14:paraId="632839B5" w14:textId="77777777" w:rsidR="00722123" w:rsidRDefault="00722123" w:rsidP="0091182C">
            <w:pPr>
              <w:spacing w:before="60" w:after="60"/>
              <w:jc w:val="both"/>
              <w:rPr>
                <w:b/>
                <w:bCs/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>Reviewed By</w:t>
            </w:r>
          </w:p>
          <w:p w14:paraId="193AB736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</w:p>
          <w:p w14:paraId="7C936004" w14:textId="0D731E32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Name: ______________________</w:t>
            </w:r>
          </w:p>
          <w:p w14:paraId="3CD76BA5" w14:textId="77777777" w:rsidR="00722123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Date:  </w:t>
            </w:r>
          </w:p>
          <w:p w14:paraId="2F496BE3" w14:textId="31F7D339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______________________</w:t>
            </w:r>
          </w:p>
        </w:tc>
        <w:tc>
          <w:tcPr>
            <w:tcW w:w="30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CC03A" w14:textId="77777777" w:rsidR="00722123" w:rsidRPr="000C34B9" w:rsidRDefault="00722123" w:rsidP="0091182C">
            <w:pPr>
              <w:spacing w:before="40" w:after="200"/>
              <w:jc w:val="both"/>
              <w:rPr>
                <w:color w:val="000000" w:themeColor="text1"/>
              </w:rPr>
            </w:pPr>
          </w:p>
          <w:p w14:paraId="1A2745F7" w14:textId="77777777" w:rsidR="00722123" w:rsidRPr="000C34B9" w:rsidRDefault="00722123" w:rsidP="0091182C">
            <w:pPr>
              <w:pBdr>
                <w:bottom w:val="single" w:sz="4" w:space="0" w:color="333333"/>
              </w:pBdr>
              <w:spacing w:after="60"/>
              <w:jc w:val="both"/>
              <w:rPr>
                <w:color w:val="000000" w:themeColor="text1"/>
              </w:rPr>
            </w:pPr>
          </w:p>
          <w:p w14:paraId="6FB3E6D9" w14:textId="77777777" w:rsidR="00722123" w:rsidRDefault="00722123" w:rsidP="0091182C">
            <w:pPr>
              <w:spacing w:before="60" w:after="60"/>
              <w:jc w:val="both"/>
              <w:rPr>
                <w:b/>
                <w:bCs/>
                <w:color w:val="000000" w:themeColor="text1"/>
              </w:rPr>
            </w:pPr>
            <w:r w:rsidRPr="000C34B9">
              <w:rPr>
                <w:b/>
                <w:bCs/>
                <w:color w:val="000000" w:themeColor="text1"/>
              </w:rPr>
              <w:t xml:space="preserve">Approved By </w:t>
            </w:r>
          </w:p>
          <w:p w14:paraId="63AC1608" w14:textId="77777777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</w:p>
          <w:p w14:paraId="5BD60CD8" w14:textId="3BE038D1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Name: _______________________</w:t>
            </w:r>
          </w:p>
          <w:p w14:paraId="3DB78F70" w14:textId="77777777" w:rsidR="00722123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 xml:space="preserve">Date:  </w:t>
            </w:r>
          </w:p>
          <w:p w14:paraId="460694C7" w14:textId="16460469" w:rsidR="00722123" w:rsidRPr="000C34B9" w:rsidRDefault="00722123" w:rsidP="0091182C">
            <w:pPr>
              <w:spacing w:before="60" w:after="60"/>
              <w:jc w:val="both"/>
              <w:rPr>
                <w:color w:val="000000" w:themeColor="text1"/>
              </w:rPr>
            </w:pPr>
            <w:r w:rsidRPr="000C34B9">
              <w:rPr>
                <w:color w:val="000000" w:themeColor="text1"/>
              </w:rPr>
              <w:t>_______________________</w:t>
            </w:r>
          </w:p>
        </w:tc>
      </w:tr>
    </w:tbl>
    <w:p w14:paraId="115D7BF7" w14:textId="77777777" w:rsidR="00722123" w:rsidRPr="000C34B9" w:rsidRDefault="00722123" w:rsidP="00722123">
      <w:pPr>
        <w:jc w:val="both"/>
        <w:rPr>
          <w:color w:val="000000" w:themeColor="text1"/>
        </w:rPr>
      </w:pPr>
    </w:p>
    <w:p w14:paraId="50E9D057" w14:textId="77777777" w:rsidR="00722123" w:rsidRDefault="00722123" w:rsidP="00722123">
      <w:pPr>
        <w:spacing w:before="240"/>
      </w:pPr>
    </w:p>
    <w:sectPr w:rsidR="00722123" w:rsidSect="00CD6700">
      <w:headerReference w:type="even" r:id="rId11"/>
      <w:headerReference w:type="default" r:id="rId12"/>
      <w:head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L_Commercial" w:date="2026-06-03T11:35:00Z" w:initials="Com">
    <w:p w14:paraId="50943338" w14:textId="77777777" w:rsidR="007A17EB" w:rsidRDefault="007A17EB" w:rsidP="007A17EB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Check with Temitope</w:t>
      </w:r>
    </w:p>
  </w:comment>
  <w:comment w:id="7" w:author="DEL_Commercial" w:date="2026-06-03T11:36:00Z" w:initials="Com">
    <w:p w14:paraId="598B311E" w14:textId="77777777" w:rsidR="005628AA" w:rsidRDefault="007A17EB" w:rsidP="005628AA">
      <w:pPr>
        <w:pStyle w:val="CommentText"/>
      </w:pPr>
      <w:r>
        <w:rPr>
          <w:rStyle w:val="CommentReference"/>
        </w:rPr>
        <w:annotationRef/>
      </w:r>
      <w:r w:rsidR="005628AA">
        <w:t>Just use names, and perhaps role</w:t>
      </w:r>
    </w:p>
  </w:comment>
  <w:comment w:id="8" w:author="DEL_Commercial" w:date="2026-06-03T11:37:00Z" w:initials="Com">
    <w:p w14:paraId="47D7ECE0" w14:textId="77777777" w:rsidR="005628AA" w:rsidRDefault="00502DB9" w:rsidP="005628AA">
      <w:pPr>
        <w:pStyle w:val="CommentText"/>
      </w:pPr>
      <w:r>
        <w:rPr>
          <w:rStyle w:val="CommentReference"/>
        </w:rPr>
        <w:annotationRef/>
      </w:r>
      <w:r w:rsidR="005628AA">
        <w:t>Same comment as above</w:t>
      </w:r>
    </w:p>
  </w:comment>
  <w:comment w:id="23" w:author="DEL_Commercial" w:date="2026-06-03T11:56:00Z" w:initials="Com">
    <w:p w14:paraId="7B583C6B" w14:textId="77777777" w:rsidR="005107BA" w:rsidRDefault="005107BA" w:rsidP="005107BA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Indicate demand availability even if the opportunity is in its early stages. As discussed, the existing demand is more important than a guaranteed off-taker.</w:t>
      </w:r>
      <w:r>
        <w:rPr>
          <w:lang w:val="en-US"/>
        </w:rPr>
        <w:br/>
      </w:r>
      <w:r>
        <w:rPr>
          <w:lang w:val="en-US"/>
        </w:rPr>
        <w:br/>
      </w:r>
    </w:p>
  </w:comment>
  <w:comment w:id="30" w:author="DEL_Commercial" w:date="2026-06-03T11:57:00Z" w:initials="Com">
    <w:p w14:paraId="0DE93443" w14:textId="77777777" w:rsidR="00F324C7" w:rsidRDefault="00F324C7" w:rsidP="00F324C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Operates in a regulated market. As such, adherence to the contract is expected to be high. It is also a listed company.</w:t>
      </w:r>
    </w:p>
  </w:comment>
  <w:comment w:id="37" w:author="DEL_Commercial" w:date="2026-06-03T11:58:00Z" w:initials="Com">
    <w:p w14:paraId="69CD0997" w14:textId="77777777" w:rsidR="009F0122" w:rsidRDefault="009F0122" w:rsidP="009F0122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Not clear. Provide more context.</w:t>
      </w:r>
    </w:p>
  </w:comment>
  <w:comment w:id="42" w:author="DEL_Commercial" w:date="2026-06-03T12:06:00Z" w:initials="Com">
    <w:p w14:paraId="7D5F21B6" w14:textId="77777777" w:rsidR="0024592A" w:rsidRDefault="0024592A" w:rsidP="0024592A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We discussed. The narrative here should focus on the perceived willingness and ability to pay, given that our solution is aimed at reducing their current energy opex.</w:t>
      </w:r>
    </w:p>
    <w:p w14:paraId="459D2D97" w14:textId="77777777" w:rsidR="0024592A" w:rsidRDefault="0024592A" w:rsidP="0024592A">
      <w:pPr>
        <w:pStyle w:val="CommentText"/>
      </w:pPr>
    </w:p>
    <w:p w14:paraId="39EAD80B" w14:textId="77777777" w:rsidR="0024592A" w:rsidRDefault="0024592A" w:rsidP="0024592A">
      <w:pPr>
        <w:pStyle w:val="CommentText"/>
      </w:pPr>
      <w:r>
        <w:rPr>
          <w:lang w:val="en-US"/>
        </w:rPr>
        <w:t xml:space="preserve">Furthermore, as a listed company, MTN recorded profitability in 2025. </w:t>
      </w:r>
    </w:p>
    <w:p w14:paraId="016EDDD7" w14:textId="77777777" w:rsidR="0024592A" w:rsidRDefault="0024592A" w:rsidP="0024592A">
      <w:pPr>
        <w:pStyle w:val="CommentText"/>
      </w:pPr>
    </w:p>
    <w:p w14:paraId="671E7AE2" w14:textId="77777777" w:rsidR="0024592A" w:rsidRDefault="0024592A" w:rsidP="0024592A">
      <w:pPr>
        <w:pStyle w:val="CommentText"/>
      </w:pPr>
      <w:r>
        <w:rPr>
          <w:lang w:val="en-US"/>
        </w:rPr>
        <w:t>These points should justify the point around willingness and ability to pay.</w:t>
      </w:r>
    </w:p>
  </w:comment>
  <w:comment w:id="49" w:author="DEL_Commercial" w:date="2026-06-03T12:07:00Z" w:initials="Com">
    <w:p w14:paraId="22854843" w14:textId="77777777" w:rsidR="00D82048" w:rsidRDefault="00D82048" w:rsidP="00D82048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We consider our ability to influence the technology and Gas solution type.</w:t>
      </w:r>
    </w:p>
  </w:comment>
  <w:comment w:id="54" w:author="DEL_Commercial" w:date="2026-06-03T12:07:00Z" w:initials="Com">
    <w:p w14:paraId="614423C9" w14:textId="77777777" w:rsidR="00F628B0" w:rsidRDefault="00F628B0" w:rsidP="00F628B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Correct.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943338" w15:done="0"/>
  <w15:commentEx w15:paraId="598B311E" w15:done="0"/>
  <w15:commentEx w15:paraId="47D7ECE0" w15:done="0"/>
  <w15:commentEx w15:paraId="7B583C6B" w15:done="0"/>
  <w15:commentEx w15:paraId="0DE93443" w15:done="0"/>
  <w15:commentEx w15:paraId="69CD0997" w15:done="0"/>
  <w15:commentEx w15:paraId="671E7AE2" w15:done="0"/>
  <w15:commentEx w15:paraId="22854843" w15:done="0"/>
  <w15:commentEx w15:paraId="614423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6AF2A4" w16cex:dateUtc="2026-06-03T10:35:00Z"/>
  <w16cex:commentExtensible w16cex:durableId="2E322C1D" w16cex:dateUtc="2026-06-03T10:36:00Z"/>
  <w16cex:commentExtensible w16cex:durableId="2C362CA0" w16cex:dateUtc="2026-06-03T10:37:00Z"/>
  <w16cex:commentExtensible w16cex:durableId="39BB1C6F" w16cex:dateUtc="2026-06-03T10:56:00Z"/>
  <w16cex:commentExtensible w16cex:durableId="6B10B5B3" w16cex:dateUtc="2026-06-03T10:57:00Z"/>
  <w16cex:commentExtensible w16cex:durableId="6C8A2434" w16cex:dateUtc="2026-06-03T10:58:00Z"/>
  <w16cex:commentExtensible w16cex:durableId="404A8198" w16cex:dateUtc="2026-06-03T11:06:00Z"/>
  <w16cex:commentExtensible w16cex:durableId="3A3FD5C4" w16cex:dateUtc="2026-06-03T11:07:00Z"/>
  <w16cex:commentExtensible w16cex:durableId="7ED96B9A" w16cex:dateUtc="2026-06-03T1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943338" w16cid:durableId="0F6AF2A4"/>
  <w16cid:commentId w16cid:paraId="598B311E" w16cid:durableId="2E322C1D"/>
  <w16cid:commentId w16cid:paraId="47D7ECE0" w16cid:durableId="2C362CA0"/>
  <w16cid:commentId w16cid:paraId="7B583C6B" w16cid:durableId="39BB1C6F"/>
  <w16cid:commentId w16cid:paraId="0DE93443" w16cid:durableId="6B10B5B3"/>
  <w16cid:commentId w16cid:paraId="69CD0997" w16cid:durableId="6C8A2434"/>
  <w16cid:commentId w16cid:paraId="671E7AE2" w16cid:durableId="404A8198"/>
  <w16cid:commentId w16cid:paraId="22854843" w16cid:durableId="3A3FD5C4"/>
  <w16cid:commentId w16cid:paraId="614423C9" w16cid:durableId="7ED96B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0BB4" w14:textId="77777777" w:rsidR="00B14015" w:rsidRDefault="00B14015">
      <w:pPr>
        <w:spacing w:line="240" w:lineRule="auto"/>
      </w:pPr>
      <w:r>
        <w:separator/>
      </w:r>
    </w:p>
  </w:endnote>
  <w:endnote w:type="continuationSeparator" w:id="0">
    <w:p w14:paraId="59EEAFA1" w14:textId="77777777" w:rsidR="00B14015" w:rsidRDefault="00B14015">
      <w:pPr>
        <w:spacing w:line="240" w:lineRule="auto"/>
      </w:pPr>
      <w:r>
        <w:continuationSeparator/>
      </w:r>
    </w:p>
  </w:endnote>
  <w:endnote w:type="continuationNotice" w:id="1">
    <w:p w14:paraId="5ABFCFDB" w14:textId="77777777" w:rsidR="00B14015" w:rsidRDefault="00B1401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1310" w14:textId="77777777" w:rsidR="00B14015" w:rsidRDefault="00B14015">
      <w:pPr>
        <w:spacing w:line="240" w:lineRule="auto"/>
      </w:pPr>
      <w:r>
        <w:separator/>
      </w:r>
    </w:p>
  </w:footnote>
  <w:footnote w:type="continuationSeparator" w:id="0">
    <w:p w14:paraId="1F3128D1" w14:textId="77777777" w:rsidR="00B14015" w:rsidRDefault="00B14015">
      <w:pPr>
        <w:spacing w:line="240" w:lineRule="auto"/>
      </w:pPr>
      <w:r>
        <w:continuationSeparator/>
      </w:r>
    </w:p>
  </w:footnote>
  <w:footnote w:type="continuationNotice" w:id="1">
    <w:p w14:paraId="24236CA4" w14:textId="77777777" w:rsidR="00B14015" w:rsidRDefault="00B1401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557A" w14:textId="77777777" w:rsidR="00CD6700" w:rsidRDefault="00B14015">
    <w:r>
      <w:pict w14:anchorId="623971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-72.4pt;margin-top:-71.65pt;width:597.75pt;height:843.75pt;z-index:-251658239;mso-position-horizontal-relative:margin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E442" w14:textId="77777777" w:rsidR="00CD6700" w:rsidRDefault="00B14015">
    <w:r>
      <w:pict w14:anchorId="50D41C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-72.4pt;margin-top:-71.65pt;width:597.75pt;height:843.75pt;z-index:-251658238;mso-position-horizontal-relative:margin;mso-position-vertical-relative:margin">
          <v:imagedata r:id="rId1" o:title="image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8E28" w14:textId="77777777" w:rsidR="00CD6700" w:rsidRPr="00385A4F" w:rsidRDefault="00CD6700">
    <w:pPr>
      <w:spacing w:line="240" w:lineRule="auto"/>
      <w:rPr>
        <w:b/>
        <w:bCs/>
        <w:sz w:val="12"/>
        <w:szCs w:val="12"/>
      </w:rPr>
    </w:pPr>
    <w:r w:rsidRPr="00385A4F">
      <w:rPr>
        <w:rFonts w:ascii="ADLaM Display" w:hAnsi="ADLaM Display" w:cs="ADLaM Display"/>
        <w:noProof/>
        <w:color w:val="00B050"/>
        <w:sz w:val="40"/>
        <w:szCs w:val="40"/>
      </w:rPr>
      <w:drawing>
        <wp:anchor distT="114300" distB="114300" distL="114300" distR="114300" simplePos="0" relativeHeight="251658244" behindDoc="0" locked="0" layoutInCell="1" hidden="0" allowOverlap="1" wp14:anchorId="744FF285" wp14:editId="376ECF0A">
          <wp:simplePos x="0" y="0"/>
          <wp:positionH relativeFrom="margin">
            <wp:align>left</wp:align>
          </wp:positionH>
          <wp:positionV relativeFrom="paragraph">
            <wp:posOffset>-56515</wp:posOffset>
          </wp:positionV>
          <wp:extent cx="1819275" cy="794385"/>
          <wp:effectExtent l="0" t="0" r="9525" b="5715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9275" cy="794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B14015">
      <w:rPr>
        <w:rFonts w:ascii="ADLaM Display" w:hAnsi="ADLaM Display" w:cs="ADLaM Display"/>
        <w:color w:val="00B050"/>
        <w:sz w:val="40"/>
        <w:szCs w:val="40"/>
      </w:rPr>
      <w:pict w14:anchorId="3DFA2D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margin-left:-72.4pt;margin-top:-83.65pt;width:596.25pt;height:843.75pt;z-index:-251658237;mso-position-horizontal-relative:margin;mso-position-vertical-relative:margin">
          <v:imagedata r:id="rId2" o:title="image3"/>
          <w10:wrap anchorx="margin" anchory="margin"/>
        </v:shape>
      </w:pict>
    </w:r>
  </w:p>
  <w:p w14:paraId="148D7305" w14:textId="77777777" w:rsidR="00CD6700" w:rsidRDefault="00CD67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B3AA8F" wp14:editId="24A30C56">
          <wp:simplePos x="0" y="0"/>
          <wp:positionH relativeFrom="column">
            <wp:posOffset>-257174</wp:posOffset>
          </wp:positionH>
          <wp:positionV relativeFrom="paragraph">
            <wp:posOffset>9086850</wp:posOffset>
          </wp:positionV>
          <wp:extent cx="1819275" cy="715346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9275" cy="7153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44FB"/>
    <w:multiLevelType w:val="multilevel"/>
    <w:tmpl w:val="12B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4FAB"/>
    <w:multiLevelType w:val="hybridMultilevel"/>
    <w:tmpl w:val="86422342"/>
    <w:lvl w:ilvl="0" w:tplc="29CA833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6621E"/>
    <w:multiLevelType w:val="hybridMultilevel"/>
    <w:tmpl w:val="C59EF854"/>
    <w:lvl w:ilvl="0" w:tplc="BEC4F66C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A5674"/>
    <w:multiLevelType w:val="hybridMultilevel"/>
    <w:tmpl w:val="2FB8F66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6E78E4"/>
    <w:multiLevelType w:val="multilevel"/>
    <w:tmpl w:val="189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15861"/>
    <w:multiLevelType w:val="multilevel"/>
    <w:tmpl w:val="9CDC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95A77"/>
    <w:multiLevelType w:val="hybridMultilevel"/>
    <w:tmpl w:val="3EE8BDBA"/>
    <w:lvl w:ilvl="0" w:tplc="BEC4F66C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3B2821"/>
    <w:multiLevelType w:val="multilevel"/>
    <w:tmpl w:val="491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43245"/>
    <w:multiLevelType w:val="multilevel"/>
    <w:tmpl w:val="ACC0CFE4"/>
    <w:lvl w:ilvl="0">
      <w:start w:val="1"/>
      <w:numFmt w:val="bullet"/>
      <w:lvlText w:val=""/>
      <w:lvlJc w:val="left"/>
      <w:pPr>
        <w:ind w:left="1440" w:hanging="72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 w:val="0"/>
      </w:rPr>
    </w:lvl>
  </w:abstractNum>
  <w:abstractNum w:abstractNumId="9" w15:restartNumberingAfterBreak="0">
    <w:nsid w:val="2BF34828"/>
    <w:multiLevelType w:val="hybridMultilevel"/>
    <w:tmpl w:val="5BF09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400FB"/>
    <w:multiLevelType w:val="hybridMultilevel"/>
    <w:tmpl w:val="94D648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D569FD"/>
    <w:multiLevelType w:val="hybridMultilevel"/>
    <w:tmpl w:val="99525068"/>
    <w:lvl w:ilvl="0" w:tplc="842E46C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F310127"/>
    <w:multiLevelType w:val="hybridMultilevel"/>
    <w:tmpl w:val="7BFE36FC"/>
    <w:lvl w:ilvl="0" w:tplc="4102676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25A3E30"/>
    <w:multiLevelType w:val="multilevel"/>
    <w:tmpl w:val="11C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176EB"/>
    <w:multiLevelType w:val="multilevel"/>
    <w:tmpl w:val="93800E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91315B5"/>
    <w:multiLevelType w:val="hybridMultilevel"/>
    <w:tmpl w:val="3D3C9804"/>
    <w:lvl w:ilvl="0" w:tplc="5AB2C15A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89" w:hanging="360"/>
      </w:pPr>
    </w:lvl>
    <w:lvl w:ilvl="2" w:tplc="0809001B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FE5D95"/>
    <w:multiLevelType w:val="hybridMultilevel"/>
    <w:tmpl w:val="ACD87C94"/>
    <w:lvl w:ilvl="0" w:tplc="192853F0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F43A24"/>
    <w:multiLevelType w:val="multilevel"/>
    <w:tmpl w:val="B69E6B3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8" w15:restartNumberingAfterBreak="0">
    <w:nsid w:val="553A48E0"/>
    <w:multiLevelType w:val="multilevel"/>
    <w:tmpl w:val="0F08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D6391F"/>
    <w:multiLevelType w:val="multilevel"/>
    <w:tmpl w:val="0B92546C"/>
    <w:lvl w:ilvl="0">
      <w:start w:val="1"/>
      <w:numFmt w:val="bullet"/>
      <w:lvlText w:val=""/>
      <w:lvlJc w:val="left"/>
      <w:pPr>
        <w:ind w:left="1440" w:hanging="72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 w:val="0"/>
      </w:rPr>
    </w:lvl>
  </w:abstractNum>
  <w:abstractNum w:abstractNumId="20" w15:restartNumberingAfterBreak="0">
    <w:nsid w:val="69290E86"/>
    <w:multiLevelType w:val="hybridMultilevel"/>
    <w:tmpl w:val="95AEDE70"/>
    <w:lvl w:ilvl="0" w:tplc="FCE6C49C">
      <w:start w:val="1"/>
      <w:numFmt w:val="bullet"/>
      <w:lvlText w:val="•"/>
      <w:lvlJc w:val="left"/>
      <w:pPr>
        <w:ind w:left="720" w:hanging="360"/>
      </w:pPr>
    </w:lvl>
    <w:lvl w:ilvl="1" w:tplc="27C2BDE2">
      <w:numFmt w:val="decimal"/>
      <w:lvlText w:val=""/>
      <w:lvlJc w:val="left"/>
    </w:lvl>
    <w:lvl w:ilvl="2" w:tplc="3B66379C">
      <w:numFmt w:val="decimal"/>
      <w:lvlText w:val=""/>
      <w:lvlJc w:val="left"/>
    </w:lvl>
    <w:lvl w:ilvl="3" w:tplc="EE723BE2">
      <w:numFmt w:val="decimal"/>
      <w:lvlText w:val=""/>
      <w:lvlJc w:val="left"/>
    </w:lvl>
    <w:lvl w:ilvl="4" w:tplc="D7DEE7C4">
      <w:numFmt w:val="decimal"/>
      <w:lvlText w:val=""/>
      <w:lvlJc w:val="left"/>
    </w:lvl>
    <w:lvl w:ilvl="5" w:tplc="FF62F2A2">
      <w:numFmt w:val="decimal"/>
      <w:lvlText w:val=""/>
      <w:lvlJc w:val="left"/>
    </w:lvl>
    <w:lvl w:ilvl="6" w:tplc="C24443A6">
      <w:numFmt w:val="decimal"/>
      <w:lvlText w:val=""/>
      <w:lvlJc w:val="left"/>
    </w:lvl>
    <w:lvl w:ilvl="7" w:tplc="B6C40D0C">
      <w:numFmt w:val="decimal"/>
      <w:lvlText w:val=""/>
      <w:lvlJc w:val="left"/>
    </w:lvl>
    <w:lvl w:ilvl="8" w:tplc="EB408E82">
      <w:numFmt w:val="decimal"/>
      <w:lvlText w:val=""/>
      <w:lvlJc w:val="left"/>
    </w:lvl>
  </w:abstractNum>
  <w:abstractNum w:abstractNumId="21" w15:restartNumberingAfterBreak="0">
    <w:nsid w:val="6A8E1B41"/>
    <w:multiLevelType w:val="multilevel"/>
    <w:tmpl w:val="6906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61659"/>
    <w:multiLevelType w:val="multilevel"/>
    <w:tmpl w:val="1D16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35C79"/>
    <w:multiLevelType w:val="multilevel"/>
    <w:tmpl w:val="B748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0418E"/>
    <w:multiLevelType w:val="multilevel"/>
    <w:tmpl w:val="468CE39E"/>
    <w:lvl w:ilvl="0">
      <w:start w:val="1"/>
      <w:numFmt w:val="bullet"/>
      <w:lvlText w:val=""/>
      <w:lvlJc w:val="left"/>
      <w:pPr>
        <w:ind w:left="1440" w:hanging="72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 w:val="0"/>
      </w:rPr>
    </w:lvl>
  </w:abstractNum>
  <w:abstractNum w:abstractNumId="25" w15:restartNumberingAfterBreak="0">
    <w:nsid w:val="76E32719"/>
    <w:multiLevelType w:val="multilevel"/>
    <w:tmpl w:val="5054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31007">
    <w:abstractNumId w:val="14"/>
  </w:num>
  <w:num w:numId="2" w16cid:durableId="1562522334">
    <w:abstractNumId w:val="15"/>
  </w:num>
  <w:num w:numId="3" w16cid:durableId="163663793">
    <w:abstractNumId w:val="16"/>
  </w:num>
  <w:num w:numId="4" w16cid:durableId="1881891681">
    <w:abstractNumId w:val="11"/>
  </w:num>
  <w:num w:numId="5" w16cid:durableId="1056512422">
    <w:abstractNumId w:val="12"/>
  </w:num>
  <w:num w:numId="6" w16cid:durableId="1457915968">
    <w:abstractNumId w:val="13"/>
  </w:num>
  <w:num w:numId="7" w16cid:durableId="583875039">
    <w:abstractNumId w:val="17"/>
  </w:num>
  <w:num w:numId="8" w16cid:durableId="1330718057">
    <w:abstractNumId w:val="25"/>
  </w:num>
  <w:num w:numId="9" w16cid:durableId="472256056">
    <w:abstractNumId w:val="24"/>
  </w:num>
  <w:num w:numId="10" w16cid:durableId="550387878">
    <w:abstractNumId w:val="4"/>
  </w:num>
  <w:num w:numId="11" w16cid:durableId="246380742">
    <w:abstractNumId w:val="19"/>
  </w:num>
  <w:num w:numId="12" w16cid:durableId="1755932696">
    <w:abstractNumId w:val="0"/>
  </w:num>
  <w:num w:numId="13" w16cid:durableId="862788811">
    <w:abstractNumId w:val="8"/>
  </w:num>
  <w:num w:numId="14" w16cid:durableId="2047482041">
    <w:abstractNumId w:val="3"/>
  </w:num>
  <w:num w:numId="15" w16cid:durableId="107706581">
    <w:abstractNumId w:val="21"/>
  </w:num>
  <w:num w:numId="16" w16cid:durableId="2093820587">
    <w:abstractNumId w:val="22"/>
  </w:num>
  <w:num w:numId="17" w16cid:durableId="1822501908">
    <w:abstractNumId w:val="5"/>
  </w:num>
  <w:num w:numId="18" w16cid:durableId="1498226846">
    <w:abstractNumId w:val="23"/>
  </w:num>
  <w:num w:numId="19" w16cid:durableId="292902480">
    <w:abstractNumId w:val="18"/>
  </w:num>
  <w:num w:numId="20" w16cid:durableId="171721132">
    <w:abstractNumId w:val="9"/>
  </w:num>
  <w:num w:numId="21" w16cid:durableId="781731150">
    <w:abstractNumId w:val="7"/>
  </w:num>
  <w:num w:numId="22" w16cid:durableId="996418027">
    <w:abstractNumId w:val="20"/>
    <w:lvlOverride w:ilvl="0">
      <w:startOverride w:val="1"/>
    </w:lvlOverride>
  </w:num>
  <w:num w:numId="23" w16cid:durableId="1966496551">
    <w:abstractNumId w:val="10"/>
  </w:num>
  <w:num w:numId="24" w16cid:durableId="363674303">
    <w:abstractNumId w:val="6"/>
  </w:num>
  <w:num w:numId="25" w16cid:durableId="527762488">
    <w:abstractNumId w:val="2"/>
  </w:num>
  <w:num w:numId="26" w16cid:durableId="36995793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L_Commercial">
    <w15:presenceInfo w15:providerId="None" w15:userId="DEL_Commerci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00"/>
    <w:rsid w:val="00003027"/>
    <w:rsid w:val="000105EC"/>
    <w:rsid w:val="00021030"/>
    <w:rsid w:val="00026FCB"/>
    <w:rsid w:val="000409C8"/>
    <w:rsid w:val="00047169"/>
    <w:rsid w:val="00050B05"/>
    <w:rsid w:val="00067186"/>
    <w:rsid w:val="000761D4"/>
    <w:rsid w:val="0007694F"/>
    <w:rsid w:val="00082F57"/>
    <w:rsid w:val="00085867"/>
    <w:rsid w:val="00086C80"/>
    <w:rsid w:val="0008797C"/>
    <w:rsid w:val="0009150D"/>
    <w:rsid w:val="000A221C"/>
    <w:rsid w:val="000A6197"/>
    <w:rsid w:val="000B2E05"/>
    <w:rsid w:val="000B4281"/>
    <w:rsid w:val="000B47CE"/>
    <w:rsid w:val="000C1713"/>
    <w:rsid w:val="000C24F0"/>
    <w:rsid w:val="000C48B5"/>
    <w:rsid w:val="000D4202"/>
    <w:rsid w:val="000D551D"/>
    <w:rsid w:val="000D68C3"/>
    <w:rsid w:val="00121E6F"/>
    <w:rsid w:val="00124F10"/>
    <w:rsid w:val="001250F8"/>
    <w:rsid w:val="00133B76"/>
    <w:rsid w:val="00137347"/>
    <w:rsid w:val="00142866"/>
    <w:rsid w:val="001541E1"/>
    <w:rsid w:val="0015543A"/>
    <w:rsid w:val="00162C3D"/>
    <w:rsid w:val="001637D0"/>
    <w:rsid w:val="001656CA"/>
    <w:rsid w:val="0017033F"/>
    <w:rsid w:val="00177934"/>
    <w:rsid w:val="00177E6E"/>
    <w:rsid w:val="00185F61"/>
    <w:rsid w:val="00191E49"/>
    <w:rsid w:val="001934C9"/>
    <w:rsid w:val="00193DF7"/>
    <w:rsid w:val="001977A8"/>
    <w:rsid w:val="00197C18"/>
    <w:rsid w:val="001A18E4"/>
    <w:rsid w:val="001A75EF"/>
    <w:rsid w:val="001B4A16"/>
    <w:rsid w:val="001C1746"/>
    <w:rsid w:val="001C4E89"/>
    <w:rsid w:val="001D3525"/>
    <w:rsid w:val="001E3188"/>
    <w:rsid w:val="001F2005"/>
    <w:rsid w:val="002012AC"/>
    <w:rsid w:val="0020736B"/>
    <w:rsid w:val="002118B3"/>
    <w:rsid w:val="00220D90"/>
    <w:rsid w:val="00221303"/>
    <w:rsid w:val="00224AD9"/>
    <w:rsid w:val="00231A31"/>
    <w:rsid w:val="002413CA"/>
    <w:rsid w:val="0024542D"/>
    <w:rsid w:val="0024592A"/>
    <w:rsid w:val="00254910"/>
    <w:rsid w:val="0026030E"/>
    <w:rsid w:val="00266707"/>
    <w:rsid w:val="002676E9"/>
    <w:rsid w:val="0026780D"/>
    <w:rsid w:val="00274376"/>
    <w:rsid w:val="00275F8C"/>
    <w:rsid w:val="00277810"/>
    <w:rsid w:val="002A1177"/>
    <w:rsid w:val="002D3708"/>
    <w:rsid w:val="002E5252"/>
    <w:rsid w:val="002E70A9"/>
    <w:rsid w:val="002F4982"/>
    <w:rsid w:val="003026C9"/>
    <w:rsid w:val="0030470D"/>
    <w:rsid w:val="00311DF5"/>
    <w:rsid w:val="00312056"/>
    <w:rsid w:val="00312764"/>
    <w:rsid w:val="0032721E"/>
    <w:rsid w:val="003303A0"/>
    <w:rsid w:val="00342705"/>
    <w:rsid w:val="00343DB9"/>
    <w:rsid w:val="0035117D"/>
    <w:rsid w:val="0035159F"/>
    <w:rsid w:val="003567CD"/>
    <w:rsid w:val="00361E40"/>
    <w:rsid w:val="00365797"/>
    <w:rsid w:val="0037298B"/>
    <w:rsid w:val="00373389"/>
    <w:rsid w:val="00374B21"/>
    <w:rsid w:val="00380FBF"/>
    <w:rsid w:val="00383F61"/>
    <w:rsid w:val="0039205A"/>
    <w:rsid w:val="00395150"/>
    <w:rsid w:val="003B246B"/>
    <w:rsid w:val="003C1070"/>
    <w:rsid w:val="003C3184"/>
    <w:rsid w:val="003C4721"/>
    <w:rsid w:val="003E7231"/>
    <w:rsid w:val="003E7A45"/>
    <w:rsid w:val="003F4156"/>
    <w:rsid w:val="003F4F1C"/>
    <w:rsid w:val="003F55DA"/>
    <w:rsid w:val="003F6190"/>
    <w:rsid w:val="00404ACA"/>
    <w:rsid w:val="00407C2C"/>
    <w:rsid w:val="00407D9B"/>
    <w:rsid w:val="00411427"/>
    <w:rsid w:val="004115CB"/>
    <w:rsid w:val="00415E83"/>
    <w:rsid w:val="004368F8"/>
    <w:rsid w:val="004413B2"/>
    <w:rsid w:val="004446B5"/>
    <w:rsid w:val="00456B08"/>
    <w:rsid w:val="0045710A"/>
    <w:rsid w:val="0045753D"/>
    <w:rsid w:val="004610C9"/>
    <w:rsid w:val="0046375E"/>
    <w:rsid w:val="00471F35"/>
    <w:rsid w:val="00476AE8"/>
    <w:rsid w:val="00492DF1"/>
    <w:rsid w:val="00494A68"/>
    <w:rsid w:val="004A6EA3"/>
    <w:rsid w:val="004C27E2"/>
    <w:rsid w:val="004D55D2"/>
    <w:rsid w:val="004E1094"/>
    <w:rsid w:val="004E3EAB"/>
    <w:rsid w:val="00502DB9"/>
    <w:rsid w:val="005107BA"/>
    <w:rsid w:val="00510F7D"/>
    <w:rsid w:val="00514A5E"/>
    <w:rsid w:val="0051760F"/>
    <w:rsid w:val="005204EB"/>
    <w:rsid w:val="0052090C"/>
    <w:rsid w:val="00521EE9"/>
    <w:rsid w:val="0052470A"/>
    <w:rsid w:val="005258A7"/>
    <w:rsid w:val="00527891"/>
    <w:rsid w:val="00536AF9"/>
    <w:rsid w:val="0054059D"/>
    <w:rsid w:val="00540860"/>
    <w:rsid w:val="0055330F"/>
    <w:rsid w:val="0055592F"/>
    <w:rsid w:val="0056059D"/>
    <w:rsid w:val="005628AA"/>
    <w:rsid w:val="00567145"/>
    <w:rsid w:val="0057137D"/>
    <w:rsid w:val="00573518"/>
    <w:rsid w:val="00573DAA"/>
    <w:rsid w:val="0057417B"/>
    <w:rsid w:val="005762E8"/>
    <w:rsid w:val="00584023"/>
    <w:rsid w:val="005864C3"/>
    <w:rsid w:val="00587813"/>
    <w:rsid w:val="005920F9"/>
    <w:rsid w:val="00592C81"/>
    <w:rsid w:val="005B13EF"/>
    <w:rsid w:val="005B41E8"/>
    <w:rsid w:val="005C1E0F"/>
    <w:rsid w:val="005E0158"/>
    <w:rsid w:val="005E6493"/>
    <w:rsid w:val="005F031F"/>
    <w:rsid w:val="005F3E02"/>
    <w:rsid w:val="005F4CC4"/>
    <w:rsid w:val="005F718D"/>
    <w:rsid w:val="005F74D8"/>
    <w:rsid w:val="00610218"/>
    <w:rsid w:val="0061169A"/>
    <w:rsid w:val="0061651B"/>
    <w:rsid w:val="0063337C"/>
    <w:rsid w:val="00645CD1"/>
    <w:rsid w:val="00647CC7"/>
    <w:rsid w:val="006500C0"/>
    <w:rsid w:val="0065021E"/>
    <w:rsid w:val="00652029"/>
    <w:rsid w:val="0065672E"/>
    <w:rsid w:val="00662610"/>
    <w:rsid w:val="00662E1A"/>
    <w:rsid w:val="0066398A"/>
    <w:rsid w:val="0066422A"/>
    <w:rsid w:val="00664D97"/>
    <w:rsid w:val="00670CFD"/>
    <w:rsid w:val="00672783"/>
    <w:rsid w:val="00676782"/>
    <w:rsid w:val="00682028"/>
    <w:rsid w:val="00684718"/>
    <w:rsid w:val="0069050E"/>
    <w:rsid w:val="00693367"/>
    <w:rsid w:val="006947A0"/>
    <w:rsid w:val="006A3175"/>
    <w:rsid w:val="006C2C65"/>
    <w:rsid w:val="006C6342"/>
    <w:rsid w:val="006D053F"/>
    <w:rsid w:val="006D3DAE"/>
    <w:rsid w:val="006D5CFD"/>
    <w:rsid w:val="006E65AD"/>
    <w:rsid w:val="006F2CD5"/>
    <w:rsid w:val="006F65F1"/>
    <w:rsid w:val="00702419"/>
    <w:rsid w:val="00716AF3"/>
    <w:rsid w:val="00716EB6"/>
    <w:rsid w:val="00722123"/>
    <w:rsid w:val="00727874"/>
    <w:rsid w:val="007375B8"/>
    <w:rsid w:val="00766672"/>
    <w:rsid w:val="007757DD"/>
    <w:rsid w:val="00777731"/>
    <w:rsid w:val="007879EF"/>
    <w:rsid w:val="00794E39"/>
    <w:rsid w:val="007A17EB"/>
    <w:rsid w:val="007A19D8"/>
    <w:rsid w:val="007A66BF"/>
    <w:rsid w:val="007B17A0"/>
    <w:rsid w:val="007B2BD0"/>
    <w:rsid w:val="007B44AD"/>
    <w:rsid w:val="007B46EE"/>
    <w:rsid w:val="007C035B"/>
    <w:rsid w:val="007C4DC3"/>
    <w:rsid w:val="007C5E9C"/>
    <w:rsid w:val="007E3DD9"/>
    <w:rsid w:val="007F0019"/>
    <w:rsid w:val="007F1E79"/>
    <w:rsid w:val="007F3DE1"/>
    <w:rsid w:val="007F669C"/>
    <w:rsid w:val="00800560"/>
    <w:rsid w:val="00801FA0"/>
    <w:rsid w:val="008170C6"/>
    <w:rsid w:val="00817283"/>
    <w:rsid w:val="008379D2"/>
    <w:rsid w:val="00842675"/>
    <w:rsid w:val="0085699B"/>
    <w:rsid w:val="00861A8F"/>
    <w:rsid w:val="00897438"/>
    <w:rsid w:val="00897B92"/>
    <w:rsid w:val="008A0D57"/>
    <w:rsid w:val="008B5D78"/>
    <w:rsid w:val="008B6AD6"/>
    <w:rsid w:val="008B7278"/>
    <w:rsid w:val="008C676E"/>
    <w:rsid w:val="008E6BDD"/>
    <w:rsid w:val="008E7384"/>
    <w:rsid w:val="008E7C9D"/>
    <w:rsid w:val="008F3406"/>
    <w:rsid w:val="008F7A5D"/>
    <w:rsid w:val="00900A04"/>
    <w:rsid w:val="009176B2"/>
    <w:rsid w:val="00924F76"/>
    <w:rsid w:val="0092564D"/>
    <w:rsid w:val="00931177"/>
    <w:rsid w:val="0093131D"/>
    <w:rsid w:val="009335CF"/>
    <w:rsid w:val="009365D0"/>
    <w:rsid w:val="00942069"/>
    <w:rsid w:val="009422D3"/>
    <w:rsid w:val="00954C49"/>
    <w:rsid w:val="00956C44"/>
    <w:rsid w:val="0095727A"/>
    <w:rsid w:val="00970F38"/>
    <w:rsid w:val="009722AC"/>
    <w:rsid w:val="009808A4"/>
    <w:rsid w:val="009879E4"/>
    <w:rsid w:val="009926BC"/>
    <w:rsid w:val="00995E46"/>
    <w:rsid w:val="009A7D88"/>
    <w:rsid w:val="009B442A"/>
    <w:rsid w:val="009B4E06"/>
    <w:rsid w:val="009C33A9"/>
    <w:rsid w:val="009D5EA1"/>
    <w:rsid w:val="009D6C93"/>
    <w:rsid w:val="009E64ED"/>
    <w:rsid w:val="009F0122"/>
    <w:rsid w:val="009F1A81"/>
    <w:rsid w:val="00A01588"/>
    <w:rsid w:val="00A104DB"/>
    <w:rsid w:val="00A153B8"/>
    <w:rsid w:val="00A222ED"/>
    <w:rsid w:val="00A22CF9"/>
    <w:rsid w:val="00A27E5B"/>
    <w:rsid w:val="00A31E84"/>
    <w:rsid w:val="00A325E8"/>
    <w:rsid w:val="00A36911"/>
    <w:rsid w:val="00A40836"/>
    <w:rsid w:val="00A52827"/>
    <w:rsid w:val="00A60B06"/>
    <w:rsid w:val="00A6133F"/>
    <w:rsid w:val="00A6660D"/>
    <w:rsid w:val="00A6739E"/>
    <w:rsid w:val="00A74808"/>
    <w:rsid w:val="00A870FC"/>
    <w:rsid w:val="00A9023C"/>
    <w:rsid w:val="00AA0AA8"/>
    <w:rsid w:val="00AB3BC4"/>
    <w:rsid w:val="00AB5BD4"/>
    <w:rsid w:val="00AC7411"/>
    <w:rsid w:val="00AE3480"/>
    <w:rsid w:val="00AE4D52"/>
    <w:rsid w:val="00AE7E5F"/>
    <w:rsid w:val="00AF498C"/>
    <w:rsid w:val="00AF6C8F"/>
    <w:rsid w:val="00B01950"/>
    <w:rsid w:val="00B04827"/>
    <w:rsid w:val="00B06526"/>
    <w:rsid w:val="00B1301F"/>
    <w:rsid w:val="00B14015"/>
    <w:rsid w:val="00B14AE1"/>
    <w:rsid w:val="00B14C85"/>
    <w:rsid w:val="00B175E4"/>
    <w:rsid w:val="00B17FED"/>
    <w:rsid w:val="00B23F85"/>
    <w:rsid w:val="00B279CE"/>
    <w:rsid w:val="00B333EB"/>
    <w:rsid w:val="00B44759"/>
    <w:rsid w:val="00B53F5E"/>
    <w:rsid w:val="00B75C03"/>
    <w:rsid w:val="00B90786"/>
    <w:rsid w:val="00B90C8A"/>
    <w:rsid w:val="00BA1A5B"/>
    <w:rsid w:val="00BB1DE8"/>
    <w:rsid w:val="00BB5196"/>
    <w:rsid w:val="00BC17D4"/>
    <w:rsid w:val="00BC626D"/>
    <w:rsid w:val="00BE6213"/>
    <w:rsid w:val="00BF06EE"/>
    <w:rsid w:val="00C01089"/>
    <w:rsid w:val="00C17228"/>
    <w:rsid w:val="00C22185"/>
    <w:rsid w:val="00C260BF"/>
    <w:rsid w:val="00C26379"/>
    <w:rsid w:val="00C31238"/>
    <w:rsid w:val="00C3147D"/>
    <w:rsid w:val="00C32899"/>
    <w:rsid w:val="00C35279"/>
    <w:rsid w:val="00C36C23"/>
    <w:rsid w:val="00C36F53"/>
    <w:rsid w:val="00C36F77"/>
    <w:rsid w:val="00C43715"/>
    <w:rsid w:val="00C569D8"/>
    <w:rsid w:val="00C61A66"/>
    <w:rsid w:val="00C85F55"/>
    <w:rsid w:val="00C90719"/>
    <w:rsid w:val="00C92B8B"/>
    <w:rsid w:val="00C95D97"/>
    <w:rsid w:val="00CA6632"/>
    <w:rsid w:val="00CA74B5"/>
    <w:rsid w:val="00CB19B3"/>
    <w:rsid w:val="00CB3290"/>
    <w:rsid w:val="00CC72BE"/>
    <w:rsid w:val="00CD3F39"/>
    <w:rsid w:val="00CD6700"/>
    <w:rsid w:val="00CE3C07"/>
    <w:rsid w:val="00CF3BBD"/>
    <w:rsid w:val="00D0299C"/>
    <w:rsid w:val="00D04837"/>
    <w:rsid w:val="00D16CED"/>
    <w:rsid w:val="00D2727D"/>
    <w:rsid w:val="00D332CC"/>
    <w:rsid w:val="00D36214"/>
    <w:rsid w:val="00D363AC"/>
    <w:rsid w:val="00D404FC"/>
    <w:rsid w:val="00D40DA1"/>
    <w:rsid w:val="00D417DC"/>
    <w:rsid w:val="00D543AF"/>
    <w:rsid w:val="00D56D03"/>
    <w:rsid w:val="00D756BD"/>
    <w:rsid w:val="00D82048"/>
    <w:rsid w:val="00D82ACF"/>
    <w:rsid w:val="00D86030"/>
    <w:rsid w:val="00D876F1"/>
    <w:rsid w:val="00D968D8"/>
    <w:rsid w:val="00DA354F"/>
    <w:rsid w:val="00DA50EA"/>
    <w:rsid w:val="00DA6936"/>
    <w:rsid w:val="00DB1CDC"/>
    <w:rsid w:val="00DC5207"/>
    <w:rsid w:val="00E01D80"/>
    <w:rsid w:val="00E10FDA"/>
    <w:rsid w:val="00E1102F"/>
    <w:rsid w:val="00E16471"/>
    <w:rsid w:val="00E229CE"/>
    <w:rsid w:val="00E33AB0"/>
    <w:rsid w:val="00E35B1D"/>
    <w:rsid w:val="00E43E93"/>
    <w:rsid w:val="00E564F4"/>
    <w:rsid w:val="00E61733"/>
    <w:rsid w:val="00E65CC6"/>
    <w:rsid w:val="00E77F02"/>
    <w:rsid w:val="00E834B5"/>
    <w:rsid w:val="00E860E3"/>
    <w:rsid w:val="00E930A4"/>
    <w:rsid w:val="00EA4483"/>
    <w:rsid w:val="00EA4880"/>
    <w:rsid w:val="00EA4AA2"/>
    <w:rsid w:val="00EB01F2"/>
    <w:rsid w:val="00EB5BC8"/>
    <w:rsid w:val="00EB67F3"/>
    <w:rsid w:val="00EC19D3"/>
    <w:rsid w:val="00EC6D4A"/>
    <w:rsid w:val="00ED7164"/>
    <w:rsid w:val="00ED7B75"/>
    <w:rsid w:val="00EE4A12"/>
    <w:rsid w:val="00EE4B47"/>
    <w:rsid w:val="00EE77B6"/>
    <w:rsid w:val="00F00774"/>
    <w:rsid w:val="00F13CC8"/>
    <w:rsid w:val="00F21FED"/>
    <w:rsid w:val="00F2521D"/>
    <w:rsid w:val="00F30D1A"/>
    <w:rsid w:val="00F31514"/>
    <w:rsid w:val="00F324C7"/>
    <w:rsid w:val="00F3369E"/>
    <w:rsid w:val="00F33988"/>
    <w:rsid w:val="00F3633B"/>
    <w:rsid w:val="00F413DB"/>
    <w:rsid w:val="00F4446E"/>
    <w:rsid w:val="00F53A6F"/>
    <w:rsid w:val="00F628B0"/>
    <w:rsid w:val="00F64C06"/>
    <w:rsid w:val="00F66721"/>
    <w:rsid w:val="00F7252C"/>
    <w:rsid w:val="00F82F3E"/>
    <w:rsid w:val="00F86CDA"/>
    <w:rsid w:val="00F87D9E"/>
    <w:rsid w:val="00F93846"/>
    <w:rsid w:val="00F93FBB"/>
    <w:rsid w:val="00FA1919"/>
    <w:rsid w:val="00FA435B"/>
    <w:rsid w:val="00FA7C84"/>
    <w:rsid w:val="00FB2F9E"/>
    <w:rsid w:val="00FC199B"/>
    <w:rsid w:val="00FD66BD"/>
    <w:rsid w:val="00FE0365"/>
    <w:rsid w:val="3C908E80"/>
    <w:rsid w:val="444AB8C8"/>
    <w:rsid w:val="65E08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C2D29"/>
  <w15:chartTrackingRefBased/>
  <w15:docId w15:val="{714E27CA-7614-4153-B00A-74DE39B8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70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0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D6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0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CD6700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D6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D3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ED71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46B"/>
    <w:rPr>
      <w:rFonts w:ascii="Arial" w:eastAsia="Arial" w:hAnsi="Arial" w:cs="Arial"/>
      <w:kern w:val="0"/>
      <w:sz w:val="22"/>
      <w:szCs w:val="22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716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46B"/>
    <w:rPr>
      <w:rFonts w:ascii="Arial" w:eastAsia="Arial" w:hAnsi="Arial" w:cs="Arial"/>
      <w:kern w:val="0"/>
      <w:sz w:val="22"/>
      <w:szCs w:val="22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0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670CF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C1E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1E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1E0F"/>
    <w:rPr>
      <w:rFonts w:ascii="Arial" w:eastAsia="Arial" w:hAnsi="Arial" w:cs="Arial"/>
      <w:kern w:val="0"/>
      <w:sz w:val="20"/>
      <w:szCs w:val="20"/>
      <w:lang w:val="en-GB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E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E0F"/>
    <w:rPr>
      <w:rFonts w:ascii="Arial" w:eastAsia="Arial" w:hAnsi="Arial" w:cs="Arial"/>
      <w:b/>
      <w:bCs/>
      <w:kern w:val="0"/>
      <w:sz w:val="20"/>
      <w:szCs w:val="20"/>
      <w:lang w:val="en-GB" w:eastAsia="en-GB"/>
      <w14:ligatures w14:val="none"/>
    </w:rPr>
  </w:style>
  <w:style w:type="character" w:styleId="Mention">
    <w:name w:val="Mention"/>
    <w:basedOn w:val="DefaultParagraphFont"/>
    <w:uiPriority w:val="99"/>
    <w:unhideWhenUsed/>
    <w:rsid w:val="005C1E0F"/>
    <w:rPr>
      <w:color w:val="2B579A"/>
      <w:shd w:val="clear" w:color="auto" w:fill="E1DFDD"/>
    </w:rPr>
  </w:style>
  <w:style w:type="table" w:customStyle="1" w:styleId="TableGrid0">
    <w:name w:val="TableGrid"/>
    <w:rsid w:val="00B23F8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</dc:creator>
  <cp:keywords/>
  <dc:description/>
  <cp:lastModifiedBy>DEL_Commercial</cp:lastModifiedBy>
  <cp:revision>32</cp:revision>
  <dcterms:created xsi:type="dcterms:W3CDTF">2026-06-01T14:31:00Z</dcterms:created>
  <dcterms:modified xsi:type="dcterms:W3CDTF">2026-06-03T11:11:00Z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5ee5ee6d-1c41-4902-82aa-6fe684df4daf</vt:lpwstr>
  </property>
</Properties>
</file>